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81A47" w14:textId="4386FE44" w:rsidR="00FF6AC4" w:rsidRPr="00DA3463" w:rsidRDefault="00A653F3" w:rsidP="00DA3463">
      <w:pPr>
        <w:pStyle w:val="1"/>
        <w:rPr>
          <w:color w:val="FF0000"/>
          <w:sz w:val="32"/>
          <w:szCs w:val="32"/>
        </w:rPr>
      </w:pPr>
      <w:r w:rsidRPr="00DA3463">
        <w:rPr>
          <w:rFonts w:hint="eastAsia"/>
        </w:rPr>
        <w:t>基于A</w:t>
      </w:r>
      <w:r w:rsidRPr="00DA3463">
        <w:t>D7745</w:t>
      </w:r>
      <w:r w:rsidRPr="00DA3463">
        <w:rPr>
          <w:rFonts w:hint="eastAsia"/>
        </w:rPr>
        <w:t>芯片的高精度电容检测系统</w:t>
      </w:r>
    </w:p>
    <w:p w14:paraId="01901AAA" w14:textId="1E7FC5BF" w:rsidR="00FF6AC4" w:rsidRPr="00DA3463" w:rsidRDefault="00010549" w:rsidP="00DA3463">
      <w:pPr>
        <w:pStyle w:val="2"/>
      </w:pPr>
      <w:r w:rsidRPr="00DA3463">
        <w:rPr>
          <w:rFonts w:hint="eastAsia"/>
        </w:rPr>
        <w:t>一、研究背景</w:t>
      </w:r>
    </w:p>
    <w:p w14:paraId="022FBFD2" w14:textId="3BE7A5F7" w:rsidR="00010549" w:rsidRPr="00081204" w:rsidRDefault="00081204" w:rsidP="00010549">
      <w:pPr>
        <w:ind w:firstLine="420"/>
        <w:rPr>
          <w:sz w:val="24"/>
          <w:szCs w:val="24"/>
        </w:rPr>
      </w:pPr>
      <w:r w:rsidRPr="00081204">
        <w:rPr>
          <w:sz w:val="24"/>
          <w:szCs w:val="24"/>
        </w:rPr>
        <w:t>CDC是一种专门用于</w:t>
      </w:r>
      <w:r w:rsidRPr="000642A0">
        <w:rPr>
          <w:sz w:val="24"/>
          <w:szCs w:val="24"/>
        </w:rPr>
        <w:t>电容式传感器的数字转换技术</w:t>
      </w:r>
      <w:r w:rsidRPr="00081204">
        <w:rPr>
          <w:sz w:val="24"/>
          <w:szCs w:val="24"/>
        </w:rPr>
        <w:t>。CDC使用</w:t>
      </w:r>
      <w:r w:rsidRPr="000642A0">
        <w:rPr>
          <w:sz w:val="24"/>
          <w:szCs w:val="24"/>
        </w:rPr>
        <w:t>Delta Sigma架构</w:t>
      </w:r>
      <w:r w:rsidRPr="00081204">
        <w:rPr>
          <w:sz w:val="24"/>
          <w:szCs w:val="24"/>
        </w:rPr>
        <w:t>，这是一种利用电荷平衡电路进行模拟和数字信号转换的技术。在Delta Sigma型CDC中，未知的是电容，通过已知的激励电压加到输入上利用电荷平衡检测未知电容的变化。CDC通过改进后的</w:t>
      </w:r>
      <w:r w:rsidRPr="000642A0">
        <w:rPr>
          <w:sz w:val="24"/>
          <w:szCs w:val="24"/>
        </w:rPr>
        <w:t>Delta Sigma型ADC输入级</w:t>
      </w:r>
      <w:r w:rsidRPr="00081204">
        <w:rPr>
          <w:sz w:val="24"/>
          <w:szCs w:val="24"/>
        </w:rPr>
        <w:t>，检测未知的电容并将其转换成数字量。</w:t>
      </w:r>
      <w:r>
        <w:rPr>
          <w:rFonts w:hint="eastAsia"/>
          <w:sz w:val="24"/>
          <w:szCs w:val="24"/>
        </w:rPr>
        <w:t>通过我们的调研，</w:t>
      </w:r>
      <w:r w:rsidR="00010549" w:rsidRPr="00081204">
        <w:rPr>
          <w:sz w:val="24"/>
          <w:szCs w:val="24"/>
        </w:rPr>
        <w:t>研究发展CDC的</w:t>
      </w:r>
      <w:r w:rsidR="00010549" w:rsidRPr="00081204">
        <w:rPr>
          <w:rFonts w:hint="eastAsia"/>
          <w:sz w:val="24"/>
          <w:szCs w:val="24"/>
        </w:rPr>
        <w:t>意义</w:t>
      </w:r>
      <w:r>
        <w:rPr>
          <w:rFonts w:hint="eastAsia"/>
          <w:sz w:val="24"/>
          <w:szCs w:val="24"/>
        </w:rPr>
        <w:t>如下</w:t>
      </w:r>
      <w:r w:rsidR="00010549" w:rsidRPr="00081204">
        <w:rPr>
          <w:sz w:val="24"/>
          <w:szCs w:val="24"/>
        </w:rPr>
        <w:t xml:space="preserve">： </w:t>
      </w:r>
    </w:p>
    <w:p w14:paraId="2BFD0A10" w14:textId="3C284E7C" w:rsidR="00010549" w:rsidRDefault="00AE6A3C" w:rsidP="00010549">
      <w:pPr>
        <w:ind w:firstLine="420"/>
        <w:rPr>
          <w:sz w:val="24"/>
          <w:szCs w:val="24"/>
        </w:rPr>
      </w:pPr>
      <w:ins w:id="0" w:author="quanzhen duan" w:date="2025-12-05T16:10:00Z">
        <w:r>
          <w:rPr>
            <w:rFonts w:hint="eastAsia"/>
            <w:sz w:val="24"/>
            <w:szCs w:val="24"/>
          </w:rPr>
          <w:t>（1）</w:t>
        </w:r>
      </w:ins>
      <w:del w:id="1" w:author="quanzhen duan" w:date="2025-12-05T16:10:00Z">
        <w:r w:rsidR="00010549" w:rsidRPr="00010549" w:rsidDel="00AE6A3C">
          <w:rPr>
            <w:sz w:val="24"/>
            <w:szCs w:val="24"/>
          </w:rPr>
          <w:delText>1）</w:delText>
        </w:r>
      </w:del>
      <w:r w:rsidR="00010549" w:rsidRPr="00010549">
        <w:rPr>
          <w:b/>
          <w:bCs/>
          <w:sz w:val="24"/>
          <w:szCs w:val="24"/>
        </w:rPr>
        <w:t>满足高精度测量需求</w:t>
      </w:r>
      <w:r w:rsidR="00010549" w:rsidRPr="00010549">
        <w:rPr>
          <w:sz w:val="24"/>
          <w:szCs w:val="24"/>
        </w:rPr>
        <w:t>：在许多科学实验中，需要精确测量微小的电容变化来获取物质的特性、反应过程等信息。电容数字转换器的高精度能够帮助科研人员更准确地分析材料的微观结构和特性变化。对于一些高精度的工业生产过程，如半导体制造、电子元件生产等，需要对电容进行精确测量来保证产品质量和性能。</w:t>
      </w:r>
    </w:p>
    <w:p w14:paraId="4A905274" w14:textId="4C7D5CF2" w:rsidR="00010549" w:rsidRDefault="00AE6A3C" w:rsidP="00DA3463">
      <w:pPr>
        <w:ind w:firstLine="420"/>
        <w:rPr>
          <w:sz w:val="24"/>
          <w:szCs w:val="24"/>
        </w:rPr>
      </w:pPr>
      <w:ins w:id="2" w:author="quanzhen duan" w:date="2025-12-05T16:10:00Z">
        <w:r>
          <w:rPr>
            <w:rFonts w:hint="eastAsia"/>
            <w:sz w:val="24"/>
            <w:szCs w:val="24"/>
          </w:rPr>
          <w:t>（2）</w:t>
        </w:r>
      </w:ins>
      <w:del w:id="3" w:author="quanzhen duan" w:date="2025-12-05T16:10:00Z">
        <w:r w:rsidR="00010549" w:rsidRPr="00010549" w:rsidDel="00AE6A3C">
          <w:rPr>
            <w:sz w:val="24"/>
            <w:szCs w:val="24"/>
          </w:rPr>
          <w:delText>2）</w:delText>
        </w:r>
      </w:del>
      <w:r w:rsidR="00010549" w:rsidRPr="00010549">
        <w:rPr>
          <w:b/>
          <w:bCs/>
          <w:sz w:val="24"/>
          <w:szCs w:val="24"/>
        </w:rPr>
        <w:t>提升系统集成度与性能</w:t>
      </w:r>
      <w:r w:rsidR="00010549" w:rsidRPr="00010549">
        <w:rPr>
          <w:sz w:val="24"/>
          <w:szCs w:val="24"/>
        </w:rPr>
        <w:t>：随着电子技术的不断发展，各种电子设备越来越倾向于数字化和智能化。电容数字转换器输出的数字信号可以直接与微控制器、数字信号处理器等数字系统进行连接，无需额外的复杂模拟信号处理电路，大大简化了系统设计，提高了系统的集成度和可靠性，同时也降低了系统成本和功耗。同时在一些复杂的系统中，往往需要同时测量多个电容信号，电容数字转换器可以方便地实现多通道测量功能，并通过数字接口将多个通道的数据快速传输给上位机或控制系统进行处理和分析，从而实现对多个物理量的实时监测和综合控制，提高系统的整体性能和功能扩展性。</w:t>
      </w:r>
    </w:p>
    <w:p w14:paraId="1ED91C04" w14:textId="3EC29245" w:rsidR="00010549" w:rsidRPr="000642A0" w:rsidRDefault="00081204" w:rsidP="00DA3463">
      <w:pPr>
        <w:pStyle w:val="2"/>
        <w:rPr>
          <w:sz w:val="24"/>
          <w:szCs w:val="24"/>
        </w:rPr>
      </w:pPr>
      <w:r w:rsidRPr="000642A0">
        <w:rPr>
          <w:rFonts w:hint="eastAsia"/>
        </w:rPr>
        <w:lastRenderedPageBreak/>
        <w:t>二、总体框图展示（受篇幅所限，图中仅展示一些关键的引脚）</w:t>
      </w:r>
    </w:p>
    <w:p w14:paraId="20A50EBD" w14:textId="6215E468" w:rsidR="00081204" w:rsidRDefault="00081204" w:rsidP="00DA3463">
      <w:pPr>
        <w:keepNext/>
        <w:rPr>
          <w:ins w:id="4" w:author="子睿 陈" w:date="2025-12-05T16:24:00Z"/>
        </w:rPr>
      </w:pPr>
      <w:commentRangeStart w:id="5"/>
      <w:del w:id="6" w:author="子睿 陈" w:date="2025-12-05T16:25:00Z">
        <w:r w:rsidDel="009A5D8D">
          <w:rPr>
            <w:noProof/>
          </w:rPr>
          <w:drawing>
            <wp:inline distT="0" distB="0" distL="0" distR="0" wp14:anchorId="554A8633" wp14:editId="7CE867E2">
              <wp:extent cx="5780047" cy="2832265"/>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1170" cy="2837715"/>
                      </a:xfrm>
                      <a:prstGeom prst="rect">
                        <a:avLst/>
                      </a:prstGeom>
                    </pic:spPr>
                  </pic:pic>
                </a:graphicData>
              </a:graphic>
            </wp:inline>
          </w:drawing>
        </w:r>
      </w:del>
      <w:commentRangeEnd w:id="5"/>
      <w:r w:rsidR="00E74DB7">
        <w:rPr>
          <w:rStyle w:val="af"/>
        </w:rPr>
        <w:commentReference w:id="5"/>
      </w:r>
    </w:p>
    <w:p w14:paraId="3A8AEACD" w14:textId="01D18A2E" w:rsidR="009A5D8D" w:rsidRDefault="009A5D8D" w:rsidP="00DA3463">
      <w:pPr>
        <w:keepNext/>
      </w:pPr>
      <w:ins w:id="7" w:author="子睿 陈" w:date="2025-12-05T16:24:00Z">
        <w:r>
          <w:rPr>
            <w:noProof/>
          </w:rPr>
          <w:drawing>
            <wp:inline distT="0" distB="0" distL="0" distR="0" wp14:anchorId="5EAEAD99" wp14:editId="0A5E6358">
              <wp:extent cx="5274310" cy="292354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923540"/>
                      </a:xfrm>
                      <a:prstGeom prst="rect">
                        <a:avLst/>
                      </a:prstGeom>
                    </pic:spPr>
                  </pic:pic>
                </a:graphicData>
              </a:graphic>
            </wp:inline>
          </w:drawing>
        </w:r>
      </w:ins>
    </w:p>
    <w:p w14:paraId="4E9E1210" w14:textId="737173B2" w:rsidR="00010549" w:rsidRDefault="00081204" w:rsidP="000642A0">
      <w:pPr>
        <w:pStyle w:val="a3"/>
        <w:jc w:val="center"/>
        <w:rPr>
          <w:ins w:id="8" w:author="子睿 陈" w:date="2025-12-05T16:25:00Z"/>
          <w:sz w:val="22"/>
          <w:szCs w:val="22"/>
        </w:rPr>
      </w:pPr>
      <w:r w:rsidRPr="000642A0">
        <w:rPr>
          <w:sz w:val="22"/>
          <w:szCs w:val="22"/>
        </w:rPr>
        <w:t>图</w:t>
      </w:r>
      <w:r w:rsidRPr="000642A0">
        <w:rPr>
          <w:sz w:val="22"/>
          <w:szCs w:val="22"/>
        </w:rPr>
        <w:t xml:space="preserve"> </w:t>
      </w:r>
      <w:r w:rsidRPr="000642A0">
        <w:rPr>
          <w:sz w:val="22"/>
          <w:szCs w:val="22"/>
        </w:rPr>
        <w:fldChar w:fldCharType="begin"/>
      </w:r>
      <w:r w:rsidRPr="000642A0">
        <w:rPr>
          <w:sz w:val="22"/>
          <w:szCs w:val="22"/>
        </w:rPr>
        <w:instrText xml:space="preserve"> SEQ </w:instrText>
      </w:r>
      <w:r w:rsidRPr="000642A0">
        <w:rPr>
          <w:sz w:val="22"/>
          <w:szCs w:val="22"/>
        </w:rPr>
        <w:instrText>图表</w:instrText>
      </w:r>
      <w:r w:rsidRPr="000642A0">
        <w:rPr>
          <w:sz w:val="22"/>
          <w:szCs w:val="22"/>
        </w:rPr>
        <w:instrText xml:space="preserve"> \* ARABIC </w:instrText>
      </w:r>
      <w:r w:rsidRPr="000642A0">
        <w:rPr>
          <w:sz w:val="22"/>
          <w:szCs w:val="22"/>
        </w:rPr>
        <w:fldChar w:fldCharType="separate"/>
      </w:r>
      <w:r w:rsidR="00A5001B">
        <w:rPr>
          <w:noProof/>
          <w:sz w:val="22"/>
          <w:szCs w:val="22"/>
        </w:rPr>
        <w:t>1</w:t>
      </w:r>
      <w:r w:rsidRPr="000642A0">
        <w:rPr>
          <w:sz w:val="22"/>
          <w:szCs w:val="22"/>
        </w:rPr>
        <w:fldChar w:fldCharType="end"/>
      </w:r>
      <w:r w:rsidRPr="000642A0">
        <w:rPr>
          <w:sz w:val="22"/>
          <w:szCs w:val="22"/>
        </w:rPr>
        <w:t xml:space="preserve"> </w:t>
      </w:r>
      <w:r w:rsidRPr="000642A0">
        <w:rPr>
          <w:rFonts w:hint="eastAsia"/>
          <w:sz w:val="22"/>
          <w:szCs w:val="22"/>
        </w:rPr>
        <w:t>系统总体框架</w:t>
      </w:r>
    </w:p>
    <w:p w14:paraId="62705F8F" w14:textId="0C0EE05F" w:rsidR="009A5D8D" w:rsidRDefault="009A5D8D" w:rsidP="009A5D8D">
      <w:pPr>
        <w:rPr>
          <w:ins w:id="9" w:author="子睿 陈" w:date="2025-12-05T16:25:00Z"/>
        </w:rPr>
      </w:pPr>
    </w:p>
    <w:p w14:paraId="31C253CF" w14:textId="4FD58D61" w:rsidR="009A5D8D" w:rsidRPr="009A5D8D" w:rsidRDefault="009A5D8D">
      <w:pPr>
        <w:rPr>
          <w:sz w:val="24"/>
          <w:szCs w:val="28"/>
          <w:rPrChange w:id="10" w:author="子睿 陈" w:date="2025-12-05T16:33:00Z">
            <w:rPr>
              <w:sz w:val="32"/>
              <w:szCs w:val="32"/>
            </w:rPr>
          </w:rPrChange>
        </w:rPr>
        <w:pPrChange w:id="11" w:author="子睿 陈" w:date="2025-12-05T16:25:00Z">
          <w:pPr>
            <w:pStyle w:val="a3"/>
            <w:jc w:val="center"/>
          </w:pPr>
        </w:pPrChange>
      </w:pPr>
      <w:ins w:id="12" w:author="子睿 陈" w:date="2025-12-05T16:26:00Z">
        <w:r w:rsidRPr="009A5D8D">
          <w:rPr>
            <w:sz w:val="24"/>
            <w:szCs w:val="28"/>
            <w:rPrChange w:id="13" w:author="子睿 陈" w:date="2025-12-05T16:33:00Z">
              <w:rPr/>
            </w:rPrChange>
          </w:rPr>
          <w:t>各部分</w:t>
        </w:r>
        <w:r w:rsidRPr="009A5D8D">
          <w:rPr>
            <w:rFonts w:hint="eastAsia"/>
            <w:sz w:val="24"/>
            <w:szCs w:val="28"/>
            <w:rPrChange w:id="14" w:author="子睿 陈" w:date="2025-12-05T16:33:00Z">
              <w:rPr>
                <w:rFonts w:hint="eastAsia"/>
              </w:rPr>
            </w:rPrChange>
          </w:rPr>
          <w:t>器件的型号：</w:t>
        </w:r>
      </w:ins>
    </w:p>
    <w:p w14:paraId="0FFC8B7F" w14:textId="47B22BE4" w:rsidR="00010549" w:rsidRDefault="00030607" w:rsidP="00030607">
      <w:pPr>
        <w:pStyle w:val="af4"/>
        <w:numPr>
          <w:ilvl w:val="0"/>
          <w:numId w:val="3"/>
        </w:numPr>
        <w:ind w:firstLineChars="0"/>
        <w:rPr>
          <w:ins w:id="15" w:author="quanzhen duan" w:date="2025-12-05T15:52:00Z"/>
          <w:sz w:val="24"/>
          <w:szCs w:val="24"/>
        </w:rPr>
      </w:pPr>
      <w:commentRangeStart w:id="16"/>
      <w:ins w:id="17" w:author="quanzhen duan" w:date="2025-12-05T15:52:00Z">
        <w:r w:rsidRPr="00030607">
          <w:rPr>
            <w:rFonts w:hint="eastAsia"/>
            <w:sz w:val="24"/>
            <w:szCs w:val="24"/>
            <w:rPrChange w:id="18" w:author="quanzhen duan" w:date="2025-12-05T15:52:00Z">
              <w:rPr>
                <w:rFonts w:hint="eastAsia"/>
              </w:rPr>
            </w:rPrChange>
          </w:rPr>
          <w:t>被测电容</w:t>
        </w:r>
      </w:ins>
      <w:ins w:id="19" w:author="子睿 陈" w:date="2025-12-05T16:32:00Z">
        <w:r w:rsidR="009A5D8D">
          <w:rPr>
            <w:rFonts w:hint="eastAsia"/>
            <w:sz w:val="24"/>
            <w:szCs w:val="24"/>
          </w:rPr>
          <w:t>：</w:t>
        </w:r>
      </w:ins>
    </w:p>
    <w:p w14:paraId="772053A6" w14:textId="194AB4E7" w:rsidR="00142F1B" w:rsidRDefault="009A5D8D">
      <w:pPr>
        <w:ind w:left="360"/>
        <w:rPr>
          <w:ins w:id="20" w:author="子睿 陈" w:date="2025-12-05T16:32:00Z"/>
          <w:sz w:val="24"/>
          <w:szCs w:val="24"/>
        </w:rPr>
      </w:pPr>
      <w:ins w:id="21" w:author="子睿 陈" w:date="2025-12-05T16:26:00Z">
        <w:r>
          <w:rPr>
            <w:sz w:val="24"/>
            <w:szCs w:val="24"/>
          </w:rPr>
          <w:t>由</w:t>
        </w:r>
        <w:r>
          <w:rPr>
            <w:rFonts w:hint="eastAsia"/>
            <w:sz w:val="24"/>
            <w:szCs w:val="24"/>
          </w:rPr>
          <w:t>2</w:t>
        </w:r>
        <w:r>
          <w:rPr>
            <w:sz w:val="24"/>
            <w:szCs w:val="24"/>
          </w:rPr>
          <w:t>0个</w:t>
        </w:r>
      </w:ins>
      <w:ins w:id="22" w:author="quanzhen duan" w:date="2025-12-05T15:54:00Z">
        <w:r w:rsidR="00F43F30">
          <w:rPr>
            <w:sz w:val="24"/>
            <w:szCs w:val="24"/>
          </w:rPr>
          <w:t>0.1</w:t>
        </w:r>
        <w:r w:rsidR="00F43F30">
          <w:rPr>
            <w:rFonts w:hint="eastAsia"/>
            <w:sz w:val="24"/>
            <w:szCs w:val="24"/>
          </w:rPr>
          <w:t>p</w:t>
        </w:r>
        <w:r w:rsidR="00F43F30">
          <w:rPr>
            <w:sz w:val="24"/>
            <w:szCs w:val="24"/>
          </w:rPr>
          <w:t>F</w:t>
        </w:r>
        <w:r w:rsidR="00F43F30">
          <w:rPr>
            <w:rFonts w:hint="eastAsia"/>
            <w:sz w:val="24"/>
            <w:szCs w:val="24"/>
          </w:rPr>
          <w:t>和</w:t>
        </w:r>
      </w:ins>
      <w:ins w:id="23" w:author="子睿 陈" w:date="2025-12-05T16:26:00Z">
        <w:r>
          <w:rPr>
            <w:rFonts w:hint="eastAsia"/>
            <w:sz w:val="24"/>
            <w:szCs w:val="24"/>
          </w:rPr>
          <w:t>2</w:t>
        </w:r>
        <w:r>
          <w:rPr>
            <w:sz w:val="24"/>
            <w:szCs w:val="24"/>
          </w:rPr>
          <w:t>0个</w:t>
        </w:r>
      </w:ins>
      <w:ins w:id="24" w:author="quanzhen duan" w:date="2025-12-05T15:54:00Z">
        <w:r w:rsidR="00F43F30">
          <w:rPr>
            <w:rFonts w:hint="eastAsia"/>
            <w:sz w:val="24"/>
            <w:szCs w:val="24"/>
          </w:rPr>
          <w:t>1p</w:t>
        </w:r>
        <w:r w:rsidR="00F43F30">
          <w:rPr>
            <w:sz w:val="24"/>
            <w:szCs w:val="24"/>
          </w:rPr>
          <w:t>F</w:t>
        </w:r>
        <w:r w:rsidR="00F43F30">
          <w:rPr>
            <w:rFonts w:hint="eastAsia"/>
            <w:sz w:val="24"/>
            <w:szCs w:val="24"/>
          </w:rPr>
          <w:t>电容构成，0</w:t>
        </w:r>
        <w:r w:rsidR="00F43F30">
          <w:rPr>
            <w:sz w:val="24"/>
            <w:szCs w:val="24"/>
          </w:rPr>
          <w:t>.1</w:t>
        </w:r>
        <w:r w:rsidR="00F43F30">
          <w:rPr>
            <w:rFonts w:hint="eastAsia"/>
            <w:sz w:val="24"/>
            <w:szCs w:val="24"/>
          </w:rPr>
          <w:t>p</w:t>
        </w:r>
        <w:r w:rsidR="00F43F30">
          <w:rPr>
            <w:sz w:val="24"/>
            <w:szCs w:val="24"/>
          </w:rPr>
          <w:t>F</w:t>
        </w:r>
        <w:r w:rsidR="00F43F30">
          <w:rPr>
            <w:rFonts w:hint="eastAsia"/>
            <w:sz w:val="24"/>
            <w:szCs w:val="24"/>
          </w:rPr>
          <w:t>电容</w:t>
        </w:r>
      </w:ins>
      <w:ins w:id="25" w:author="子睿 陈" w:date="2025-12-05T16:29:00Z">
        <w:r>
          <w:rPr>
            <w:rFonts w:hint="eastAsia"/>
            <w:sz w:val="24"/>
            <w:szCs w:val="24"/>
          </w:rPr>
          <w:t>是</w:t>
        </w:r>
      </w:ins>
      <w:ins w:id="26" w:author="quanzhen duan" w:date="2025-12-05T15:54:00Z">
        <w:del w:id="27" w:author="子睿 陈" w:date="2025-12-05T16:29:00Z">
          <w:r w:rsidR="00F43F30" w:rsidDel="009A5D8D">
            <w:rPr>
              <w:rFonts w:hint="eastAsia"/>
              <w:sz w:val="24"/>
              <w:szCs w:val="24"/>
            </w:rPr>
            <w:delText>型号为</w:delText>
          </w:r>
        </w:del>
      </w:ins>
      <w:ins w:id="28" w:author="子睿 陈" w:date="2025-12-05T16:27:00Z">
        <w:r w:rsidRPr="009A5D8D">
          <w:rPr>
            <w:rFonts w:hint="eastAsia"/>
            <w:sz w:val="24"/>
            <w:szCs w:val="24"/>
          </w:rPr>
          <w:t>规格为</w:t>
        </w:r>
        <w:r w:rsidRPr="009A5D8D">
          <w:rPr>
            <w:sz w:val="24"/>
            <w:szCs w:val="24"/>
          </w:rPr>
          <w:t>0603</w:t>
        </w:r>
        <w:r w:rsidRPr="009A5D8D">
          <w:rPr>
            <w:rFonts w:hint="eastAsia"/>
            <w:sz w:val="24"/>
            <w:szCs w:val="24"/>
          </w:rPr>
          <w:t>的贴片电容</w:t>
        </w:r>
      </w:ins>
      <w:ins w:id="29" w:author="子睿 陈" w:date="2025-12-05T16:29:00Z">
        <w:r w:rsidRPr="009A5D8D">
          <w:rPr>
            <w:sz w:val="24"/>
            <w:szCs w:val="24"/>
          </w:rPr>
          <w:t>0603CG0R1B500NT</w:t>
        </w:r>
      </w:ins>
      <w:ins w:id="30" w:author="quanzhen duan" w:date="2025-12-05T15:54:00Z">
        <w:del w:id="31" w:author="子睿 陈" w:date="2025-12-05T16:26:00Z">
          <w:r w:rsidR="00F43F30" w:rsidDel="009A5D8D">
            <w:rPr>
              <w:rFonts w:hint="eastAsia"/>
              <w:sz w:val="24"/>
              <w:szCs w:val="24"/>
            </w:rPr>
            <w:delText>？</w:delText>
          </w:r>
        </w:del>
        <w:r w:rsidR="00F43F30">
          <w:rPr>
            <w:rFonts w:hint="eastAsia"/>
            <w:sz w:val="24"/>
            <w:szCs w:val="24"/>
          </w:rPr>
          <w:t>，1p</w:t>
        </w:r>
        <w:r w:rsidR="00F43F30">
          <w:rPr>
            <w:sz w:val="24"/>
            <w:szCs w:val="24"/>
          </w:rPr>
          <w:t>F</w:t>
        </w:r>
        <w:r w:rsidR="00F43F30">
          <w:rPr>
            <w:rFonts w:hint="eastAsia"/>
            <w:sz w:val="24"/>
            <w:szCs w:val="24"/>
          </w:rPr>
          <w:t>电容</w:t>
        </w:r>
        <w:del w:id="32" w:author="子睿 陈" w:date="2025-12-05T16:29:00Z">
          <w:r w:rsidR="00F43F30" w:rsidDel="009A5D8D">
            <w:rPr>
              <w:rFonts w:hint="eastAsia"/>
              <w:sz w:val="24"/>
              <w:szCs w:val="24"/>
            </w:rPr>
            <w:delText>型号为</w:delText>
          </w:r>
        </w:del>
      </w:ins>
      <w:ins w:id="33" w:author="子睿 陈" w:date="2025-12-05T16:29:00Z">
        <w:r>
          <w:rPr>
            <w:rFonts w:hint="eastAsia"/>
            <w:sz w:val="24"/>
            <w:szCs w:val="24"/>
          </w:rPr>
          <w:t>是</w:t>
        </w:r>
      </w:ins>
      <w:ins w:id="34" w:author="子睿 陈" w:date="2025-12-05T16:27:00Z">
        <w:r w:rsidRPr="009A5D8D">
          <w:rPr>
            <w:rFonts w:hint="eastAsia"/>
            <w:sz w:val="24"/>
            <w:szCs w:val="24"/>
          </w:rPr>
          <w:t>其规格为</w:t>
        </w:r>
        <w:r w:rsidRPr="009A5D8D">
          <w:rPr>
            <w:sz w:val="24"/>
            <w:szCs w:val="24"/>
          </w:rPr>
          <w:t>0603</w:t>
        </w:r>
        <w:r w:rsidRPr="009A5D8D">
          <w:rPr>
            <w:rFonts w:hint="eastAsia"/>
            <w:sz w:val="24"/>
            <w:szCs w:val="24"/>
          </w:rPr>
          <w:t>的贴片电容</w:t>
        </w:r>
      </w:ins>
      <w:ins w:id="35" w:author="子睿 陈" w:date="2025-12-05T16:32:00Z">
        <w:r w:rsidRPr="009A5D8D">
          <w:rPr>
            <w:sz w:val="24"/>
            <w:szCs w:val="24"/>
          </w:rPr>
          <w:t>GRM1885C1H1R0WA01D</w:t>
        </w:r>
      </w:ins>
      <w:ins w:id="36" w:author="quanzhen duan" w:date="2025-12-05T15:55:00Z">
        <w:del w:id="37" w:author="子睿 陈" w:date="2025-12-05T16:27:00Z">
          <w:r w:rsidR="00F43F30" w:rsidDel="009A5D8D">
            <w:rPr>
              <w:rFonts w:hint="eastAsia"/>
              <w:sz w:val="24"/>
              <w:szCs w:val="24"/>
            </w:rPr>
            <w:delText>？</w:delText>
          </w:r>
        </w:del>
        <w:r w:rsidR="00F43F30">
          <w:rPr>
            <w:rFonts w:hint="eastAsia"/>
            <w:sz w:val="24"/>
            <w:szCs w:val="24"/>
          </w:rPr>
          <w:t>。</w:t>
        </w:r>
      </w:ins>
    </w:p>
    <w:p w14:paraId="620ACB0C" w14:textId="77777777" w:rsidR="009A5D8D" w:rsidRPr="00142F1B" w:rsidRDefault="009A5D8D">
      <w:pPr>
        <w:ind w:left="360"/>
        <w:rPr>
          <w:ins w:id="38" w:author="quanzhen duan" w:date="2025-12-05T15:52:00Z"/>
          <w:sz w:val="24"/>
          <w:szCs w:val="24"/>
          <w:rPrChange w:id="39" w:author="quanzhen duan" w:date="2025-12-05T15:52:00Z">
            <w:rPr>
              <w:ins w:id="40" w:author="quanzhen duan" w:date="2025-12-05T15:52:00Z"/>
            </w:rPr>
          </w:rPrChange>
        </w:rPr>
        <w:pPrChange w:id="41" w:author="quanzhen duan" w:date="2025-12-05T15:54:00Z">
          <w:pPr/>
        </w:pPrChange>
      </w:pPr>
    </w:p>
    <w:p w14:paraId="44DBB7E4" w14:textId="77777777" w:rsidR="009A5D8D" w:rsidRDefault="00030607" w:rsidP="00030607">
      <w:pPr>
        <w:pStyle w:val="af4"/>
        <w:numPr>
          <w:ilvl w:val="0"/>
          <w:numId w:val="3"/>
        </w:numPr>
        <w:ind w:firstLineChars="0"/>
        <w:rPr>
          <w:ins w:id="42" w:author="子睿 陈" w:date="2025-12-05T16:33:00Z"/>
          <w:sz w:val="24"/>
          <w:szCs w:val="24"/>
        </w:rPr>
      </w:pPr>
      <w:ins w:id="43" w:author="quanzhen duan" w:date="2025-12-05T15:52:00Z">
        <w:r>
          <w:rPr>
            <w:rFonts w:hint="eastAsia"/>
            <w:sz w:val="24"/>
            <w:szCs w:val="24"/>
          </w:rPr>
          <w:t>电容接口读出芯片</w:t>
        </w:r>
      </w:ins>
      <w:ins w:id="44" w:author="子睿 陈" w:date="2025-12-05T16:33:00Z">
        <w:r w:rsidR="009A5D8D">
          <w:rPr>
            <w:rFonts w:hint="eastAsia"/>
            <w:sz w:val="24"/>
            <w:szCs w:val="24"/>
          </w:rPr>
          <w:t>：</w:t>
        </w:r>
      </w:ins>
    </w:p>
    <w:p w14:paraId="79364295" w14:textId="368CA5D7" w:rsidR="00030607" w:rsidRDefault="009A5D8D" w:rsidP="009A5D8D">
      <w:pPr>
        <w:pStyle w:val="af4"/>
        <w:ind w:left="360" w:firstLineChars="0" w:firstLine="0"/>
        <w:rPr>
          <w:ins w:id="45" w:author="子睿 陈" w:date="2025-12-05T16:34:00Z"/>
          <w:sz w:val="24"/>
          <w:szCs w:val="24"/>
        </w:rPr>
      </w:pPr>
      <w:ins w:id="46" w:author="子睿 陈" w:date="2025-12-05T16:33:00Z">
        <w:r>
          <w:rPr>
            <w:rFonts w:hint="eastAsia"/>
            <w:sz w:val="24"/>
            <w:szCs w:val="24"/>
          </w:rPr>
          <w:t>采用了</w:t>
        </w:r>
        <w:r w:rsidRPr="009A5D8D">
          <w:rPr>
            <w:rFonts w:hint="eastAsia"/>
            <w:sz w:val="24"/>
            <w:szCs w:val="24"/>
          </w:rPr>
          <w:t>美国</w:t>
        </w:r>
        <w:r w:rsidRPr="009A5D8D">
          <w:rPr>
            <w:sz w:val="24"/>
            <w:szCs w:val="24"/>
          </w:rPr>
          <w:t>ADI</w:t>
        </w:r>
        <w:r w:rsidRPr="009A5D8D">
          <w:rPr>
            <w:rFonts w:hint="eastAsia"/>
            <w:sz w:val="24"/>
            <w:szCs w:val="24"/>
          </w:rPr>
          <w:t>公司生产的</w:t>
        </w:r>
        <w:r w:rsidRPr="009A5D8D">
          <w:rPr>
            <w:sz w:val="24"/>
            <w:szCs w:val="24"/>
          </w:rPr>
          <w:t>AD7745</w:t>
        </w:r>
        <w:r w:rsidRPr="009A5D8D">
          <w:rPr>
            <w:rFonts w:hint="eastAsia"/>
            <w:sz w:val="24"/>
            <w:szCs w:val="24"/>
          </w:rPr>
          <w:t>电容</w:t>
        </w:r>
        <w:r w:rsidRPr="009A5D8D">
          <w:rPr>
            <w:sz w:val="24"/>
            <w:szCs w:val="24"/>
          </w:rPr>
          <w:t>-数字转换芯片</w:t>
        </w:r>
        <w:r>
          <w:rPr>
            <w:rFonts w:hint="eastAsia"/>
            <w:sz w:val="24"/>
            <w:szCs w:val="24"/>
          </w:rPr>
          <w:t>，型号为</w:t>
        </w:r>
      </w:ins>
      <w:ins w:id="47" w:author="子睿 陈" w:date="2025-12-05T16:34:00Z">
        <w:r w:rsidRPr="009A5D8D">
          <w:rPr>
            <w:sz w:val="24"/>
            <w:szCs w:val="24"/>
          </w:rPr>
          <w:t>AD7745ARUZ-REEL7</w:t>
        </w:r>
      </w:ins>
    </w:p>
    <w:p w14:paraId="4CC30079" w14:textId="77777777" w:rsidR="006460DD" w:rsidRDefault="006460DD">
      <w:pPr>
        <w:pStyle w:val="af4"/>
        <w:ind w:left="360" w:firstLineChars="0" w:firstLine="0"/>
        <w:rPr>
          <w:ins w:id="48" w:author="quanzhen duan" w:date="2025-12-05T15:52:00Z"/>
          <w:sz w:val="24"/>
          <w:szCs w:val="24"/>
        </w:rPr>
        <w:pPrChange w:id="49" w:author="子睿 陈" w:date="2025-12-05T16:33:00Z">
          <w:pPr>
            <w:pStyle w:val="af4"/>
            <w:numPr>
              <w:numId w:val="3"/>
            </w:numPr>
            <w:ind w:left="360" w:firstLineChars="0" w:hanging="360"/>
          </w:pPr>
        </w:pPrChange>
      </w:pPr>
    </w:p>
    <w:p w14:paraId="7D301952" w14:textId="4998E07D" w:rsidR="00030607" w:rsidRDefault="00030607" w:rsidP="00030607">
      <w:pPr>
        <w:pStyle w:val="af4"/>
        <w:numPr>
          <w:ilvl w:val="0"/>
          <w:numId w:val="3"/>
        </w:numPr>
        <w:ind w:firstLineChars="0"/>
        <w:rPr>
          <w:ins w:id="50" w:author="子睿 陈" w:date="2025-12-05T16:34:00Z"/>
          <w:sz w:val="24"/>
          <w:szCs w:val="24"/>
        </w:rPr>
      </w:pPr>
      <w:ins w:id="51" w:author="quanzhen duan" w:date="2025-12-05T15:52:00Z">
        <w:r>
          <w:rPr>
            <w:rFonts w:hint="eastAsia"/>
            <w:sz w:val="24"/>
            <w:szCs w:val="24"/>
          </w:rPr>
          <w:t>单片机</w:t>
        </w:r>
      </w:ins>
      <w:ins w:id="52" w:author="子睿 陈" w:date="2025-12-05T16:34:00Z">
        <w:r w:rsidR="006460DD">
          <w:rPr>
            <w:rFonts w:hint="eastAsia"/>
            <w:sz w:val="24"/>
            <w:szCs w:val="24"/>
          </w:rPr>
          <w:t>：</w:t>
        </w:r>
      </w:ins>
    </w:p>
    <w:p w14:paraId="08E903A4" w14:textId="73E067F0" w:rsidR="006460DD" w:rsidRDefault="006460DD" w:rsidP="006460DD">
      <w:pPr>
        <w:pStyle w:val="af4"/>
        <w:ind w:left="360" w:firstLineChars="0" w:firstLine="0"/>
        <w:rPr>
          <w:ins w:id="53" w:author="子睿 陈" w:date="2025-12-05T16:35:00Z"/>
          <w:sz w:val="24"/>
          <w:szCs w:val="24"/>
        </w:rPr>
      </w:pPr>
      <w:ins w:id="54" w:author="子睿 陈" w:date="2025-12-05T16:34:00Z">
        <w:r>
          <w:rPr>
            <w:rFonts w:hint="eastAsia"/>
            <w:sz w:val="24"/>
            <w:szCs w:val="24"/>
          </w:rPr>
          <w:lastRenderedPageBreak/>
          <w:t>采用了S</w:t>
        </w:r>
        <w:r>
          <w:rPr>
            <w:sz w:val="24"/>
            <w:szCs w:val="24"/>
          </w:rPr>
          <w:t>TM32F103C</w:t>
        </w:r>
      </w:ins>
      <w:ins w:id="55" w:author="子睿 陈" w:date="2025-12-05T16:35:00Z">
        <w:r>
          <w:rPr>
            <w:sz w:val="24"/>
            <w:szCs w:val="24"/>
          </w:rPr>
          <w:t>8T6</w:t>
        </w:r>
        <w:r>
          <w:rPr>
            <w:rFonts w:hint="eastAsia"/>
            <w:sz w:val="24"/>
            <w:szCs w:val="24"/>
          </w:rPr>
          <w:t>型号的单片机</w:t>
        </w:r>
      </w:ins>
    </w:p>
    <w:p w14:paraId="0300664A" w14:textId="77777777" w:rsidR="006460DD" w:rsidRDefault="006460DD">
      <w:pPr>
        <w:pStyle w:val="af4"/>
        <w:ind w:left="360" w:firstLineChars="0" w:firstLine="0"/>
        <w:rPr>
          <w:ins w:id="56" w:author="quanzhen duan" w:date="2025-12-05T15:52:00Z"/>
          <w:sz w:val="24"/>
          <w:szCs w:val="24"/>
        </w:rPr>
        <w:pPrChange w:id="57" w:author="子睿 陈" w:date="2025-12-05T16:34:00Z">
          <w:pPr>
            <w:pStyle w:val="af4"/>
            <w:numPr>
              <w:numId w:val="3"/>
            </w:numPr>
            <w:ind w:left="360" w:firstLineChars="0" w:hanging="360"/>
          </w:pPr>
        </w:pPrChange>
      </w:pPr>
    </w:p>
    <w:p w14:paraId="1F2796BB" w14:textId="3CB20394" w:rsidR="00030607" w:rsidRDefault="00030607" w:rsidP="00030607">
      <w:pPr>
        <w:pStyle w:val="af4"/>
        <w:numPr>
          <w:ilvl w:val="0"/>
          <w:numId w:val="3"/>
        </w:numPr>
        <w:ind w:firstLineChars="0"/>
        <w:rPr>
          <w:ins w:id="58" w:author="子睿 陈" w:date="2025-12-05T16:37:00Z"/>
          <w:sz w:val="24"/>
          <w:szCs w:val="24"/>
        </w:rPr>
      </w:pPr>
      <w:ins w:id="59" w:author="quanzhen duan" w:date="2025-12-05T15:52:00Z">
        <w:r>
          <w:rPr>
            <w:rFonts w:hint="eastAsia"/>
            <w:sz w:val="24"/>
            <w:szCs w:val="24"/>
          </w:rPr>
          <w:t>串口转U</w:t>
        </w:r>
        <w:r>
          <w:rPr>
            <w:sz w:val="24"/>
            <w:szCs w:val="24"/>
          </w:rPr>
          <w:t>SB</w:t>
        </w:r>
        <w:r>
          <w:rPr>
            <w:rFonts w:hint="eastAsia"/>
            <w:sz w:val="24"/>
            <w:szCs w:val="24"/>
          </w:rPr>
          <w:t>工具</w:t>
        </w:r>
      </w:ins>
      <w:ins w:id="60" w:author="子睿 陈" w:date="2025-12-05T16:37:00Z">
        <w:r w:rsidR="006460DD">
          <w:rPr>
            <w:rFonts w:hint="eastAsia"/>
            <w:sz w:val="24"/>
            <w:szCs w:val="24"/>
          </w:rPr>
          <w:t>：</w:t>
        </w:r>
      </w:ins>
    </w:p>
    <w:p w14:paraId="144012FE" w14:textId="1A4D43D5" w:rsidR="006460DD" w:rsidRDefault="006460DD" w:rsidP="006460DD">
      <w:pPr>
        <w:pStyle w:val="af4"/>
        <w:ind w:left="360" w:firstLineChars="0" w:firstLine="0"/>
        <w:rPr>
          <w:ins w:id="61" w:author="子睿 陈" w:date="2025-12-05T16:38:00Z"/>
          <w:sz w:val="24"/>
          <w:szCs w:val="24"/>
        </w:rPr>
      </w:pPr>
      <w:ins w:id="62" w:author="子睿 陈" w:date="2025-12-05T16:37:00Z">
        <w:r>
          <w:rPr>
            <w:rFonts w:hint="eastAsia"/>
            <w:sz w:val="24"/>
            <w:szCs w:val="24"/>
          </w:rPr>
          <w:t>集成了C</w:t>
        </w:r>
        <w:r>
          <w:rPr>
            <w:sz w:val="24"/>
            <w:szCs w:val="24"/>
          </w:rPr>
          <w:t>H340</w:t>
        </w:r>
        <w:r>
          <w:rPr>
            <w:rFonts w:hint="eastAsia"/>
            <w:sz w:val="24"/>
            <w:szCs w:val="24"/>
          </w:rPr>
          <w:t>芯片的完整模块</w:t>
        </w:r>
      </w:ins>
    </w:p>
    <w:p w14:paraId="212FF721" w14:textId="77777777" w:rsidR="006460DD" w:rsidRDefault="006460DD">
      <w:pPr>
        <w:pStyle w:val="af4"/>
        <w:ind w:left="360" w:firstLineChars="0" w:firstLine="0"/>
        <w:rPr>
          <w:ins w:id="63" w:author="quanzhen duan" w:date="2025-12-05T15:52:00Z"/>
          <w:sz w:val="24"/>
          <w:szCs w:val="24"/>
        </w:rPr>
        <w:pPrChange w:id="64" w:author="子睿 陈" w:date="2025-12-05T16:37:00Z">
          <w:pPr>
            <w:pStyle w:val="af4"/>
            <w:numPr>
              <w:numId w:val="3"/>
            </w:numPr>
            <w:ind w:left="360" w:firstLineChars="0" w:hanging="360"/>
          </w:pPr>
        </w:pPrChange>
      </w:pPr>
    </w:p>
    <w:p w14:paraId="086B11E0" w14:textId="55114CF7" w:rsidR="00030607" w:rsidRDefault="00030607">
      <w:pPr>
        <w:pStyle w:val="af4"/>
        <w:numPr>
          <w:ilvl w:val="0"/>
          <w:numId w:val="3"/>
        </w:numPr>
        <w:ind w:firstLineChars="0"/>
        <w:rPr>
          <w:ins w:id="65" w:author="子睿 陈" w:date="2025-12-05T16:38:00Z"/>
          <w:sz w:val="24"/>
          <w:szCs w:val="24"/>
        </w:rPr>
      </w:pPr>
      <w:ins w:id="66" w:author="quanzhen duan" w:date="2025-12-05T15:52:00Z">
        <w:r>
          <w:rPr>
            <w:rFonts w:hint="eastAsia"/>
            <w:sz w:val="24"/>
            <w:szCs w:val="24"/>
          </w:rPr>
          <w:t>P</w:t>
        </w:r>
        <w:r>
          <w:rPr>
            <w:sz w:val="24"/>
            <w:szCs w:val="24"/>
          </w:rPr>
          <w:t>C</w:t>
        </w:r>
      </w:ins>
      <w:commentRangeEnd w:id="16"/>
      <w:ins w:id="67" w:author="quanzhen duan" w:date="2025-12-05T15:55:00Z">
        <w:r w:rsidR="00E74DB7">
          <w:rPr>
            <w:rStyle w:val="af"/>
          </w:rPr>
          <w:commentReference w:id="16"/>
        </w:r>
      </w:ins>
      <w:ins w:id="68" w:author="子睿 陈" w:date="2025-12-05T16:38:00Z">
        <w:r w:rsidR="006460DD">
          <w:rPr>
            <w:rFonts w:hint="eastAsia"/>
            <w:sz w:val="24"/>
            <w:szCs w:val="24"/>
          </w:rPr>
          <w:t>：</w:t>
        </w:r>
      </w:ins>
    </w:p>
    <w:p w14:paraId="13C27454" w14:textId="5B1DCD6A" w:rsidR="006460DD" w:rsidRPr="00030607" w:rsidRDefault="006460DD">
      <w:pPr>
        <w:pStyle w:val="af4"/>
        <w:ind w:left="360" w:firstLineChars="0" w:firstLine="0"/>
        <w:rPr>
          <w:sz w:val="24"/>
          <w:szCs w:val="24"/>
          <w:rPrChange w:id="69" w:author="quanzhen duan" w:date="2025-12-05T15:52:00Z">
            <w:rPr/>
          </w:rPrChange>
        </w:rPr>
        <w:pPrChange w:id="70" w:author="子睿 陈" w:date="2025-12-05T16:38:00Z">
          <w:pPr/>
        </w:pPrChange>
      </w:pPr>
      <w:ins w:id="71" w:author="子睿 陈" w:date="2025-12-05T16:38:00Z">
        <w:r>
          <w:rPr>
            <w:rFonts w:hint="eastAsia"/>
            <w:sz w:val="24"/>
            <w:szCs w:val="24"/>
          </w:rPr>
          <w:t>采用Lab</w:t>
        </w:r>
        <w:r>
          <w:rPr>
            <w:sz w:val="24"/>
            <w:szCs w:val="24"/>
          </w:rPr>
          <w:t>V</w:t>
        </w:r>
        <w:r>
          <w:rPr>
            <w:rFonts w:hint="eastAsia"/>
            <w:sz w:val="24"/>
            <w:szCs w:val="24"/>
          </w:rPr>
          <w:t>iew软件进行编程</w:t>
        </w:r>
      </w:ins>
    </w:p>
    <w:p w14:paraId="303FB489" w14:textId="40CACD52" w:rsidR="00FF6AC4" w:rsidRPr="000642A0" w:rsidRDefault="006A32AA" w:rsidP="00DA3463">
      <w:pPr>
        <w:pStyle w:val="2"/>
      </w:pPr>
      <w:r w:rsidRPr="000642A0">
        <w:rPr>
          <w:rFonts w:hint="eastAsia"/>
        </w:rPr>
        <w:t>三</w:t>
      </w:r>
      <w:r w:rsidR="00A653F3" w:rsidRPr="000642A0">
        <w:rPr>
          <w:rFonts w:hint="eastAsia"/>
        </w:rPr>
        <w:t>、电容接口读出芯片简介</w:t>
      </w:r>
    </w:p>
    <w:p w14:paraId="600AD3DB" w14:textId="3F339B94" w:rsidR="00FF6AC4" w:rsidRDefault="00A653F3">
      <w:pPr>
        <w:ind w:firstLine="420"/>
        <w:rPr>
          <w:sz w:val="24"/>
          <w:szCs w:val="24"/>
        </w:rPr>
      </w:pPr>
      <w:r>
        <w:rPr>
          <w:rFonts w:hint="eastAsia"/>
          <w:sz w:val="24"/>
          <w:szCs w:val="24"/>
        </w:rPr>
        <w:t>本系统</w:t>
      </w:r>
      <w:commentRangeStart w:id="72"/>
      <w:commentRangeEnd w:id="72"/>
      <w:r>
        <w:commentReference w:id="72"/>
      </w:r>
      <w:r>
        <w:rPr>
          <w:rFonts w:hint="eastAsia"/>
          <w:sz w:val="24"/>
          <w:szCs w:val="24"/>
        </w:rPr>
        <w:t>选用了美国</w:t>
      </w:r>
      <w:r>
        <w:rPr>
          <w:sz w:val="24"/>
          <w:szCs w:val="24"/>
        </w:rPr>
        <w:t>ADI</w:t>
      </w:r>
      <w:r>
        <w:rPr>
          <w:rFonts w:hint="eastAsia"/>
          <w:sz w:val="24"/>
          <w:szCs w:val="24"/>
        </w:rPr>
        <w:t>公司生产的</w:t>
      </w:r>
      <w:r w:rsidRPr="000642A0">
        <w:rPr>
          <w:color w:val="FF0000"/>
          <w:sz w:val="24"/>
          <w:szCs w:val="24"/>
        </w:rPr>
        <w:t>AD7745</w:t>
      </w:r>
      <w:r w:rsidRPr="000642A0">
        <w:rPr>
          <w:rFonts w:hint="eastAsia"/>
          <w:color w:val="FF0000"/>
          <w:sz w:val="24"/>
          <w:szCs w:val="24"/>
        </w:rPr>
        <w:t>电容</w:t>
      </w:r>
      <w:r w:rsidRPr="000642A0">
        <w:rPr>
          <w:color w:val="FF0000"/>
          <w:sz w:val="24"/>
          <w:szCs w:val="24"/>
        </w:rPr>
        <w:t>-数字转换芯片</w:t>
      </w:r>
      <w:r>
        <w:rPr>
          <w:rFonts w:hint="eastAsia"/>
          <w:sz w:val="24"/>
          <w:szCs w:val="24"/>
        </w:rPr>
        <w:t>，其主要采用</w:t>
      </w:r>
      <w:r>
        <w:rPr>
          <w:sz w:val="24"/>
          <w:szCs w:val="24"/>
        </w:rPr>
        <w:t>delta-sigma</w:t>
      </w:r>
      <w:r>
        <w:rPr>
          <w:rFonts w:hint="eastAsia"/>
          <w:sz w:val="24"/>
          <w:szCs w:val="24"/>
        </w:rPr>
        <w:t>调制器作为核心电路，具有</w:t>
      </w:r>
      <w:r w:rsidRPr="000642A0">
        <w:rPr>
          <w:rFonts w:hint="eastAsia"/>
          <w:color w:val="FF0000"/>
          <w:sz w:val="24"/>
          <w:szCs w:val="24"/>
        </w:rPr>
        <w:t>集成度高、抗干扰能力强，分辨力高、精度高</w:t>
      </w:r>
      <w:r>
        <w:rPr>
          <w:rFonts w:hint="eastAsia"/>
          <w:sz w:val="24"/>
          <w:szCs w:val="24"/>
        </w:rPr>
        <w:t>等特点，且可以根据需求对电容测量范围进行扩展。该芯片的外形及各引脚见图一。</w:t>
      </w:r>
    </w:p>
    <w:p w14:paraId="6D9C7B54" w14:textId="77777777" w:rsidR="00FF6AC4" w:rsidRDefault="00A653F3">
      <w:pPr>
        <w:keepNext/>
        <w:ind w:firstLine="420"/>
        <w:jc w:val="center"/>
      </w:pPr>
      <w:r>
        <w:rPr>
          <w:noProof/>
        </w:rPr>
        <w:drawing>
          <wp:inline distT="0" distB="0" distL="0" distR="0" wp14:anchorId="00A5C846" wp14:editId="2415BDA6">
            <wp:extent cx="2022636" cy="1959429"/>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2031316" cy="1967838"/>
                    </a:xfrm>
                    <a:prstGeom prst="rect">
                      <a:avLst/>
                    </a:prstGeom>
                  </pic:spPr>
                </pic:pic>
              </a:graphicData>
            </a:graphic>
          </wp:inline>
        </w:drawing>
      </w:r>
      <w:commentRangeStart w:id="73"/>
      <w:commentRangeEnd w:id="73"/>
      <w:r>
        <w:commentReference w:id="73"/>
      </w:r>
    </w:p>
    <w:p w14:paraId="000FB3D3" w14:textId="2DE2E59A" w:rsidR="00FF6AC4" w:rsidRDefault="00A653F3">
      <w:pPr>
        <w:pStyle w:val="a3"/>
        <w:jc w:val="center"/>
        <w:rPr>
          <w:ins w:id="74" w:author="quanzhen duan" w:date="2025-12-05T15:53:00Z"/>
          <w:sz w:val="22"/>
          <w:szCs w:val="22"/>
        </w:rPr>
      </w:pPr>
      <w:r>
        <w:rPr>
          <w:rFonts w:hint="eastAsia"/>
        </w:rPr>
        <w:t xml:space="preserve"> </w:t>
      </w:r>
      <w:r>
        <w:t xml:space="preserve">     </w:t>
      </w:r>
      <w:r w:rsidRPr="000642A0">
        <w:rPr>
          <w:sz w:val="22"/>
          <w:szCs w:val="22"/>
        </w:rPr>
        <w:t>图</w:t>
      </w:r>
      <w:r w:rsidRPr="000642A0">
        <w:rPr>
          <w:sz w:val="22"/>
          <w:szCs w:val="22"/>
        </w:rPr>
        <w:t xml:space="preserve"> </w:t>
      </w:r>
      <w:r w:rsidRPr="000642A0">
        <w:rPr>
          <w:sz w:val="22"/>
          <w:szCs w:val="22"/>
        </w:rPr>
        <w:fldChar w:fldCharType="begin"/>
      </w:r>
      <w:r w:rsidRPr="000642A0">
        <w:rPr>
          <w:sz w:val="22"/>
          <w:szCs w:val="22"/>
        </w:rPr>
        <w:instrText xml:space="preserve"> SEQ </w:instrText>
      </w:r>
      <w:r w:rsidRPr="000642A0">
        <w:rPr>
          <w:sz w:val="22"/>
          <w:szCs w:val="22"/>
        </w:rPr>
        <w:instrText>图表</w:instrText>
      </w:r>
      <w:r w:rsidRPr="000642A0">
        <w:rPr>
          <w:sz w:val="22"/>
          <w:szCs w:val="22"/>
        </w:rPr>
        <w:instrText xml:space="preserve"> \* ARABIC </w:instrText>
      </w:r>
      <w:r w:rsidRPr="000642A0">
        <w:rPr>
          <w:sz w:val="22"/>
          <w:szCs w:val="22"/>
        </w:rPr>
        <w:fldChar w:fldCharType="separate"/>
      </w:r>
      <w:r w:rsidR="00A5001B">
        <w:rPr>
          <w:noProof/>
          <w:sz w:val="22"/>
          <w:szCs w:val="22"/>
        </w:rPr>
        <w:t>2</w:t>
      </w:r>
      <w:r w:rsidRPr="000642A0">
        <w:rPr>
          <w:sz w:val="22"/>
          <w:szCs w:val="22"/>
        </w:rPr>
        <w:fldChar w:fldCharType="end"/>
      </w:r>
      <w:r w:rsidRPr="000642A0">
        <w:rPr>
          <w:sz w:val="22"/>
          <w:szCs w:val="22"/>
        </w:rPr>
        <w:t xml:space="preserve"> AD7745</w:t>
      </w:r>
      <w:proofErr w:type="gramStart"/>
      <w:r w:rsidRPr="000642A0">
        <w:rPr>
          <w:rFonts w:hint="eastAsia"/>
          <w:sz w:val="22"/>
          <w:szCs w:val="22"/>
        </w:rPr>
        <w:t>各</w:t>
      </w:r>
      <w:proofErr w:type="gramEnd"/>
      <w:r w:rsidRPr="000642A0">
        <w:rPr>
          <w:rFonts w:hint="eastAsia"/>
          <w:sz w:val="22"/>
          <w:szCs w:val="22"/>
        </w:rPr>
        <w:t>引脚</w:t>
      </w:r>
    </w:p>
    <w:p w14:paraId="748F17E3" w14:textId="77777777" w:rsidR="0000643D" w:rsidRPr="0000643D" w:rsidRDefault="0000643D">
      <w:pPr>
        <w:rPr>
          <w:rPrChange w:id="75" w:author="quanzhen duan" w:date="2025-12-05T15:53:00Z">
            <w:rPr>
              <w:sz w:val="22"/>
              <w:szCs w:val="22"/>
            </w:rPr>
          </w:rPrChange>
        </w:rPr>
        <w:pPrChange w:id="76" w:author="quanzhen duan" w:date="2025-12-05T15:53:00Z">
          <w:pPr>
            <w:pStyle w:val="a3"/>
            <w:jc w:val="center"/>
          </w:pPr>
        </w:pPrChange>
      </w:pPr>
    </w:p>
    <w:p w14:paraId="588F1CB3" w14:textId="77777777" w:rsidR="00B00085" w:rsidRDefault="00B00085" w:rsidP="000642A0">
      <w:pPr>
        <w:keepNext/>
        <w:jc w:val="center"/>
      </w:pPr>
      <w:r>
        <w:rPr>
          <w:noProof/>
        </w:rPr>
        <w:lastRenderedPageBreak/>
        <w:drawing>
          <wp:inline distT="0" distB="0" distL="0" distR="0" wp14:anchorId="00108A92" wp14:editId="3C1182FF">
            <wp:extent cx="2095500" cy="2053210"/>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055"/>
                    <a:stretch/>
                  </pic:blipFill>
                  <pic:spPr bwMode="auto">
                    <a:xfrm>
                      <a:off x="0" y="0"/>
                      <a:ext cx="2138987" cy="2095819"/>
                    </a:xfrm>
                    <a:prstGeom prst="rect">
                      <a:avLst/>
                    </a:prstGeom>
                    <a:ln>
                      <a:noFill/>
                    </a:ln>
                    <a:extLst>
                      <a:ext uri="{53640926-AAD7-44D8-BBD7-CCE9431645EC}">
                        <a14:shadowObscured xmlns:a14="http://schemas.microsoft.com/office/drawing/2010/main"/>
                      </a:ext>
                    </a:extLst>
                  </pic:spPr>
                </pic:pic>
              </a:graphicData>
            </a:graphic>
          </wp:inline>
        </w:drawing>
      </w:r>
    </w:p>
    <w:p w14:paraId="6DC1AF07" w14:textId="69E4AA2D" w:rsidR="00B00085" w:rsidRDefault="00B00085">
      <w:pPr>
        <w:pStyle w:val="a3"/>
        <w:jc w:val="center"/>
        <w:rPr>
          <w:ins w:id="77" w:author="quanzhen duan" w:date="2025-12-05T16:10:00Z"/>
          <w:sz w:val="22"/>
          <w:szCs w:val="22"/>
        </w:rPr>
      </w:pPr>
      <w:r w:rsidRPr="000642A0">
        <w:rPr>
          <w:sz w:val="22"/>
          <w:szCs w:val="22"/>
        </w:rPr>
        <w:t>图</w:t>
      </w:r>
      <w:r w:rsidRPr="000642A0">
        <w:rPr>
          <w:sz w:val="22"/>
          <w:szCs w:val="22"/>
        </w:rPr>
        <w:t xml:space="preserve"> </w:t>
      </w:r>
      <w:r w:rsidRPr="000642A0">
        <w:rPr>
          <w:sz w:val="22"/>
          <w:szCs w:val="22"/>
        </w:rPr>
        <w:fldChar w:fldCharType="begin"/>
      </w:r>
      <w:r w:rsidRPr="000642A0">
        <w:rPr>
          <w:sz w:val="22"/>
          <w:szCs w:val="22"/>
        </w:rPr>
        <w:instrText xml:space="preserve"> SEQ </w:instrText>
      </w:r>
      <w:r w:rsidRPr="000642A0">
        <w:rPr>
          <w:sz w:val="22"/>
          <w:szCs w:val="22"/>
        </w:rPr>
        <w:instrText>图表</w:instrText>
      </w:r>
      <w:r w:rsidRPr="000642A0">
        <w:rPr>
          <w:sz w:val="22"/>
          <w:szCs w:val="22"/>
        </w:rPr>
        <w:instrText xml:space="preserve"> \* ARABIC </w:instrText>
      </w:r>
      <w:r w:rsidRPr="000642A0">
        <w:rPr>
          <w:sz w:val="22"/>
          <w:szCs w:val="22"/>
        </w:rPr>
        <w:fldChar w:fldCharType="separate"/>
      </w:r>
      <w:r w:rsidR="00A5001B">
        <w:rPr>
          <w:noProof/>
          <w:sz w:val="22"/>
          <w:szCs w:val="22"/>
        </w:rPr>
        <w:t>3</w:t>
      </w:r>
      <w:r w:rsidRPr="000642A0">
        <w:rPr>
          <w:sz w:val="22"/>
          <w:szCs w:val="22"/>
        </w:rPr>
        <w:fldChar w:fldCharType="end"/>
      </w:r>
      <w:r w:rsidRPr="000642A0">
        <w:rPr>
          <w:sz w:val="22"/>
          <w:szCs w:val="22"/>
        </w:rPr>
        <w:t xml:space="preserve"> AD7745</w:t>
      </w:r>
      <w:r w:rsidRPr="000642A0">
        <w:rPr>
          <w:rFonts w:hint="eastAsia"/>
          <w:sz w:val="22"/>
          <w:szCs w:val="22"/>
        </w:rPr>
        <w:t>实物图</w:t>
      </w:r>
    </w:p>
    <w:p w14:paraId="046163EE" w14:textId="77777777" w:rsidR="00461522" w:rsidRPr="00461522" w:rsidRDefault="00461522">
      <w:pPr>
        <w:rPr>
          <w:rPrChange w:id="78" w:author="quanzhen duan" w:date="2025-12-05T16:10:00Z">
            <w:rPr>
              <w:sz w:val="22"/>
              <w:szCs w:val="22"/>
            </w:rPr>
          </w:rPrChange>
        </w:rPr>
        <w:pPrChange w:id="79" w:author="quanzhen duan" w:date="2025-12-05T16:10:00Z">
          <w:pPr>
            <w:pStyle w:val="a3"/>
            <w:jc w:val="center"/>
          </w:pPr>
        </w:pPrChange>
      </w:pPr>
    </w:p>
    <w:p w14:paraId="2BB81A73" w14:textId="578C8C82" w:rsidR="00B00085" w:rsidRPr="000642A0" w:rsidRDefault="00B00085" w:rsidP="000642A0">
      <w:pPr>
        <w:ind w:firstLine="420"/>
        <w:rPr>
          <w:sz w:val="24"/>
          <w:szCs w:val="24"/>
        </w:rPr>
      </w:pPr>
      <w:r w:rsidRPr="000642A0">
        <w:rPr>
          <w:sz w:val="24"/>
          <w:szCs w:val="24"/>
        </w:rPr>
        <w:t>在本课题所设计的板级电容检测系统中，AD7745 电容数字转换器作为核心传感元件，其硬件接口电路的配置对于系统的测量精度与稳定性至关重要。以下对芯片各关键引脚的功能定义及连接策略进行详细阐述：</w:t>
      </w:r>
    </w:p>
    <w:p w14:paraId="50DB6633" w14:textId="77777777" w:rsidR="00B00085" w:rsidRPr="000642A0" w:rsidRDefault="00B00085" w:rsidP="000642A0">
      <w:pPr>
        <w:ind w:firstLine="420"/>
        <w:rPr>
          <w:sz w:val="24"/>
          <w:szCs w:val="24"/>
        </w:rPr>
      </w:pPr>
      <w:r w:rsidRPr="000642A0">
        <w:rPr>
          <w:sz w:val="24"/>
          <w:szCs w:val="24"/>
        </w:rPr>
        <w:t>首先，在电源管理方面，为确保芯片内部模拟与数字电路的稳定运行，VDD 引脚与 GND 引脚需分别接入标准的 3.3V 直流电源及系统数字地（0V）。建议在电源引脚处配置适当的去</w:t>
      </w:r>
      <w:proofErr w:type="gramStart"/>
      <w:r w:rsidRPr="000642A0">
        <w:rPr>
          <w:sz w:val="24"/>
          <w:szCs w:val="24"/>
        </w:rPr>
        <w:t>耦</w:t>
      </w:r>
      <w:proofErr w:type="gramEnd"/>
      <w:r w:rsidRPr="000642A0">
        <w:rPr>
          <w:sz w:val="24"/>
          <w:szCs w:val="24"/>
        </w:rPr>
        <w:t>电容以滤除高频噪声。</w:t>
      </w:r>
    </w:p>
    <w:p w14:paraId="0B8732B2" w14:textId="269D23EC" w:rsidR="00B00085" w:rsidRPr="000642A0" w:rsidRDefault="00B00085" w:rsidP="000642A0">
      <w:pPr>
        <w:ind w:firstLine="420"/>
        <w:rPr>
          <w:sz w:val="24"/>
          <w:szCs w:val="24"/>
        </w:rPr>
      </w:pPr>
      <w:r w:rsidRPr="000642A0">
        <w:rPr>
          <w:sz w:val="24"/>
          <w:szCs w:val="24"/>
        </w:rPr>
        <w:t>针对电容传感前端的设计，系统采用单端输入模式。其中，</w:t>
      </w:r>
      <w:r w:rsidRPr="000642A0">
        <w:rPr>
          <w:color w:val="FF0000"/>
          <w:sz w:val="24"/>
          <w:szCs w:val="24"/>
        </w:rPr>
        <w:t>CIN1(+) 引脚被配置为主要的电容信号输入通道。EXCA 与 EXCB 引脚则作为 CDC 的激励源输出端</w:t>
      </w:r>
      <w:r w:rsidRPr="000642A0">
        <w:rPr>
          <w:sz w:val="24"/>
          <w:szCs w:val="24"/>
        </w:rPr>
        <w:t>。在实际测量回路中，</w:t>
      </w:r>
      <w:r w:rsidRPr="000642A0">
        <w:rPr>
          <w:color w:val="FF0000"/>
          <w:sz w:val="24"/>
          <w:szCs w:val="24"/>
        </w:rPr>
        <w:t>待测电容需跨接于任</w:t>
      </w:r>
      <w:proofErr w:type="gramStart"/>
      <w:r w:rsidRPr="000642A0">
        <w:rPr>
          <w:color w:val="FF0000"/>
          <w:sz w:val="24"/>
          <w:szCs w:val="24"/>
        </w:rPr>
        <w:t>一</w:t>
      </w:r>
      <w:proofErr w:type="gramEnd"/>
      <w:r w:rsidRPr="000642A0">
        <w:rPr>
          <w:color w:val="FF0000"/>
          <w:sz w:val="24"/>
          <w:szCs w:val="24"/>
        </w:rPr>
        <w:t>激励引脚（EXCA 或 EXCB）与电容输入引脚（CIN1+）之间</w:t>
      </w:r>
      <w:r w:rsidRPr="000642A0">
        <w:rPr>
          <w:sz w:val="24"/>
          <w:szCs w:val="24"/>
        </w:rPr>
        <w:t>，以此形成完整的电荷转换回路，实现对微小电容变化的精准</w:t>
      </w:r>
      <w:r>
        <w:rPr>
          <w:rFonts w:hint="eastAsia"/>
          <w:sz w:val="24"/>
          <w:szCs w:val="24"/>
        </w:rPr>
        <w:t>测量</w:t>
      </w:r>
      <w:r w:rsidRPr="000642A0">
        <w:rPr>
          <w:sz w:val="24"/>
          <w:szCs w:val="24"/>
        </w:rPr>
        <w:t>。</w:t>
      </w:r>
    </w:p>
    <w:p w14:paraId="7DAEF3EE" w14:textId="77777777" w:rsidR="006E4118" w:rsidRDefault="00B00085" w:rsidP="00AF1B86">
      <w:pPr>
        <w:rPr>
          <w:sz w:val="24"/>
          <w:szCs w:val="28"/>
        </w:rPr>
      </w:pPr>
      <w:r>
        <w:rPr>
          <w:sz w:val="24"/>
          <w:szCs w:val="28"/>
        </w:rPr>
        <w:tab/>
      </w:r>
      <w:r w:rsidR="00AF1B86">
        <w:rPr>
          <w:rFonts w:hint="eastAsia"/>
          <w:sz w:val="24"/>
          <w:szCs w:val="28"/>
        </w:rPr>
        <w:t>最后，</w:t>
      </w:r>
      <w:r w:rsidR="00AF1B86" w:rsidRPr="00AF1B86">
        <w:rPr>
          <w:sz w:val="24"/>
          <w:szCs w:val="28"/>
        </w:rPr>
        <w:t>在数据通信方面，AD7745 通过标准的 I²C 总线与主控处理系统进行交互。SCL（串行时钟）与 SDA（串行数据）引脚构成了通信链路。在硬件连接上，须遵循 I²C 协议规范，</w:t>
      </w:r>
      <w:r w:rsidR="00AF1B86" w:rsidRPr="000642A0">
        <w:rPr>
          <w:color w:val="FF0000"/>
          <w:sz w:val="24"/>
          <w:szCs w:val="28"/>
        </w:rPr>
        <w:t>将芯片的 SCL 引脚与单片机的 SCL 接口对接，SDA 引脚与单片机的 SDA 接口对接</w:t>
      </w:r>
      <w:r w:rsidR="00AF1B86" w:rsidRPr="00AF1B86">
        <w:rPr>
          <w:sz w:val="24"/>
          <w:szCs w:val="28"/>
        </w:rPr>
        <w:t>，从而实现时钟同步与数据的双向传输。</w:t>
      </w:r>
    </w:p>
    <w:p w14:paraId="55186F2B" w14:textId="77777777" w:rsidR="006E4118" w:rsidRDefault="00AF1B86" w:rsidP="006E4118">
      <w:pPr>
        <w:ind w:firstLine="398"/>
        <w:rPr>
          <w:sz w:val="24"/>
          <w:szCs w:val="28"/>
        </w:rPr>
      </w:pPr>
      <w:r>
        <w:rPr>
          <w:rFonts w:hint="eastAsia"/>
          <w:sz w:val="24"/>
          <w:szCs w:val="28"/>
        </w:rPr>
        <w:t>A</w:t>
      </w:r>
      <w:r>
        <w:rPr>
          <w:sz w:val="24"/>
          <w:szCs w:val="28"/>
        </w:rPr>
        <w:t>D7745</w:t>
      </w:r>
      <w:r>
        <w:rPr>
          <w:rFonts w:hint="eastAsia"/>
          <w:sz w:val="24"/>
          <w:szCs w:val="28"/>
        </w:rPr>
        <w:t>芯片内部有着</w:t>
      </w:r>
      <w:r w:rsidRPr="000642A0">
        <w:rPr>
          <w:rFonts w:hint="eastAsia"/>
          <w:color w:val="FF0000"/>
          <w:sz w:val="24"/>
          <w:szCs w:val="28"/>
        </w:rPr>
        <w:t>三个电容值寄存器（</w:t>
      </w:r>
      <w:r w:rsidRPr="000642A0">
        <w:rPr>
          <w:color w:val="FF0000"/>
          <w:sz w:val="24"/>
          <w:szCs w:val="28"/>
        </w:rPr>
        <w:t>CAP_DATA H/M/L REGISTER</w:t>
      </w:r>
      <w:r w:rsidRPr="000642A0">
        <w:rPr>
          <w:rFonts w:hint="eastAsia"/>
          <w:color w:val="FF0000"/>
          <w:sz w:val="24"/>
          <w:szCs w:val="28"/>
        </w:rPr>
        <w:t>），</w:t>
      </w:r>
      <w:r w:rsidR="006E4118" w:rsidRPr="000642A0">
        <w:rPr>
          <w:rFonts w:hint="eastAsia"/>
          <w:color w:val="FF0000"/>
          <w:sz w:val="24"/>
          <w:szCs w:val="28"/>
        </w:rPr>
        <w:t>分</w:t>
      </w:r>
      <w:r w:rsidR="006E4118" w:rsidRPr="000642A0">
        <w:rPr>
          <w:rFonts w:hint="eastAsia"/>
          <w:color w:val="FF0000"/>
          <w:sz w:val="24"/>
          <w:szCs w:val="28"/>
        </w:rPr>
        <w:lastRenderedPageBreak/>
        <w:t>为低中高三位，</w:t>
      </w:r>
      <w:r w:rsidRPr="000642A0">
        <w:rPr>
          <w:rFonts w:hint="eastAsia"/>
          <w:color w:val="FF0000"/>
          <w:sz w:val="24"/>
          <w:szCs w:val="28"/>
        </w:rPr>
        <w:t>每个寄存器均为</w:t>
      </w:r>
      <w:r w:rsidRPr="000642A0">
        <w:rPr>
          <w:color w:val="FF0000"/>
          <w:sz w:val="24"/>
          <w:szCs w:val="28"/>
        </w:rPr>
        <w:t>8bits</w:t>
      </w:r>
      <w:r>
        <w:rPr>
          <w:rFonts w:hint="eastAsia"/>
          <w:sz w:val="24"/>
          <w:szCs w:val="28"/>
        </w:rPr>
        <w:t>，</w:t>
      </w:r>
      <w:r w:rsidR="006E4118">
        <w:rPr>
          <w:rFonts w:hint="eastAsia"/>
          <w:sz w:val="24"/>
          <w:szCs w:val="28"/>
        </w:rPr>
        <w:t>具体的转换式在单片机代码部分已经叙述，在此不赘述。</w:t>
      </w:r>
      <w:r w:rsidR="006E4118">
        <w:rPr>
          <w:sz w:val="24"/>
          <w:szCs w:val="28"/>
        </w:rPr>
        <w:tab/>
      </w:r>
    </w:p>
    <w:p w14:paraId="09B7AAEE" w14:textId="7B3A86ED" w:rsidR="00FF6AC4" w:rsidRDefault="006E4118" w:rsidP="00DA3463">
      <w:pPr>
        <w:ind w:firstLine="398"/>
        <w:rPr>
          <w:rFonts w:eastAsiaTheme="minorHAnsi"/>
          <w:iCs/>
          <w:sz w:val="24"/>
          <w:szCs w:val="28"/>
        </w:rPr>
      </w:pPr>
      <w:r w:rsidRPr="006E4118">
        <w:rPr>
          <w:rFonts w:hint="eastAsia"/>
          <w:sz w:val="24"/>
          <w:szCs w:val="28"/>
        </w:rPr>
        <w:t>当执行读操作时，其前两次数据传输时序与写操作一样，</w:t>
      </w:r>
      <w:r>
        <w:rPr>
          <w:rFonts w:hint="eastAsia"/>
          <w:sz w:val="24"/>
          <w:szCs w:val="28"/>
        </w:rPr>
        <w:t>即</w:t>
      </w:r>
      <w:r w:rsidRPr="000642A0">
        <w:rPr>
          <w:rFonts w:hint="eastAsia"/>
          <w:color w:val="FF0000"/>
          <w:sz w:val="24"/>
          <w:szCs w:val="28"/>
        </w:rPr>
        <w:t>发送起始信号</w:t>
      </w:r>
      <w:r w:rsidRPr="000642A0">
        <w:rPr>
          <w:color w:val="FF0000"/>
          <w:sz w:val="24"/>
          <w:szCs w:val="28"/>
        </w:rPr>
        <w:t>-MCU向AD7745发送0x90，执行写操作-AD7745响应-MCU向AD7745发送需要读取寄存器的地址-AD7745响应</w:t>
      </w:r>
      <w:r>
        <w:rPr>
          <w:rFonts w:hint="eastAsia"/>
          <w:sz w:val="24"/>
          <w:szCs w:val="28"/>
        </w:rPr>
        <w:t>。</w:t>
      </w:r>
      <w:r w:rsidRPr="006E4118">
        <w:rPr>
          <w:rFonts w:hint="eastAsia"/>
          <w:sz w:val="24"/>
          <w:szCs w:val="28"/>
        </w:rPr>
        <w:t>但在第二个传送周期结束后，</w:t>
      </w:r>
      <w:r w:rsidRPr="006E4118">
        <w:rPr>
          <w:sz w:val="24"/>
          <w:szCs w:val="28"/>
        </w:rPr>
        <w:t xml:space="preserve"> </w:t>
      </w:r>
      <w:r w:rsidRPr="006E4118">
        <w:rPr>
          <w:rFonts w:hint="eastAsia"/>
          <w:sz w:val="24"/>
          <w:szCs w:val="28"/>
        </w:rPr>
        <w:t>MCU</w:t>
      </w:r>
      <w:r w:rsidRPr="000642A0">
        <w:rPr>
          <w:rFonts w:hint="eastAsia"/>
          <w:color w:val="FF0000"/>
          <w:sz w:val="24"/>
          <w:szCs w:val="28"/>
        </w:rPr>
        <w:t>立刻重新发送起始信号</w:t>
      </w:r>
      <w:r w:rsidRPr="006E4118">
        <w:rPr>
          <w:rFonts w:hint="eastAsia"/>
          <w:sz w:val="24"/>
          <w:szCs w:val="28"/>
        </w:rPr>
        <w:t>，此时地址指针仍指向</w:t>
      </w:r>
      <w:proofErr w:type="gramStart"/>
      <w:r w:rsidRPr="006E4118">
        <w:rPr>
          <w:rFonts w:hint="eastAsia"/>
          <w:sz w:val="24"/>
          <w:szCs w:val="28"/>
        </w:rPr>
        <w:t>待读</w:t>
      </w:r>
      <w:proofErr w:type="gramEnd"/>
      <w:r w:rsidRPr="006E4118">
        <w:rPr>
          <w:rFonts w:hint="eastAsia"/>
          <w:sz w:val="24"/>
          <w:szCs w:val="28"/>
        </w:rPr>
        <w:t>取的寄存器地址，MCU再向AD7745发送读取数据请求后，MCU向指定寄存器地址读取指定内容，读取后寄存器地址自动加一，此时读操作结束。</w:t>
      </w:r>
      <w:r w:rsidR="009B28F3">
        <w:rPr>
          <w:rFonts w:hint="eastAsia"/>
          <w:sz w:val="24"/>
          <w:szCs w:val="28"/>
        </w:rPr>
        <w:t>经过测试，本系统</w:t>
      </w:r>
      <w:r w:rsidR="009B28F3" w:rsidRPr="000642A0">
        <w:rPr>
          <w:rFonts w:hint="eastAsia"/>
          <w:color w:val="FF0000"/>
          <w:sz w:val="24"/>
          <w:szCs w:val="28"/>
        </w:rPr>
        <w:t>每秒最多读出的数据约为</w:t>
      </w:r>
      <w:r w:rsidR="009B28F3" w:rsidRPr="000642A0">
        <w:rPr>
          <w:color w:val="FF0000"/>
          <w:sz w:val="24"/>
          <w:szCs w:val="28"/>
        </w:rPr>
        <w:t>400</w:t>
      </w:r>
      <w:r w:rsidR="009B28F3" w:rsidRPr="000642A0">
        <w:rPr>
          <w:rFonts w:hint="eastAsia"/>
          <w:color w:val="FF0000"/>
          <w:sz w:val="24"/>
          <w:szCs w:val="28"/>
        </w:rPr>
        <w:t>个值</w:t>
      </w:r>
      <w:r w:rsidR="009B28F3">
        <w:rPr>
          <w:rFonts w:hint="eastAsia"/>
          <w:sz w:val="24"/>
          <w:szCs w:val="28"/>
        </w:rPr>
        <w:t>，该</w:t>
      </w:r>
      <w:proofErr w:type="gramStart"/>
      <w:r w:rsidR="009B28F3">
        <w:rPr>
          <w:rFonts w:hint="eastAsia"/>
          <w:sz w:val="24"/>
          <w:szCs w:val="28"/>
        </w:rPr>
        <w:t>值不仅</w:t>
      </w:r>
      <w:proofErr w:type="gramEnd"/>
      <w:r w:rsidR="009B28F3">
        <w:rPr>
          <w:rFonts w:hint="eastAsia"/>
          <w:sz w:val="24"/>
          <w:szCs w:val="28"/>
        </w:rPr>
        <w:t>受限于A</w:t>
      </w:r>
      <w:r w:rsidR="009B28F3">
        <w:rPr>
          <w:sz w:val="24"/>
          <w:szCs w:val="28"/>
        </w:rPr>
        <w:t>D7745</w:t>
      </w:r>
      <w:r w:rsidR="009B28F3">
        <w:rPr>
          <w:rFonts w:hint="eastAsia"/>
          <w:sz w:val="24"/>
          <w:szCs w:val="28"/>
        </w:rPr>
        <w:t>芯片的采样频率，还受限于程序内部执行的效率。</w:t>
      </w:r>
    </w:p>
    <w:p w14:paraId="2AE4695A" w14:textId="0F572E08" w:rsidR="00FF6AC4" w:rsidRPr="000642A0" w:rsidRDefault="006A32AA" w:rsidP="00DA3463">
      <w:pPr>
        <w:pStyle w:val="2"/>
      </w:pPr>
      <w:r w:rsidRPr="000642A0">
        <w:rPr>
          <w:rFonts w:hint="eastAsia"/>
        </w:rPr>
        <w:t>四</w:t>
      </w:r>
      <w:r w:rsidR="00A653F3" w:rsidRPr="000642A0">
        <w:rPr>
          <w:rFonts w:hint="eastAsia"/>
        </w:rPr>
        <w:t>、</w:t>
      </w:r>
      <w:r w:rsidR="00A653F3" w:rsidRPr="000642A0">
        <w:t>PCB</w:t>
      </w:r>
      <w:r w:rsidR="00A653F3" w:rsidRPr="000642A0">
        <w:rPr>
          <w:rFonts w:hint="eastAsia"/>
        </w:rPr>
        <w:t>测试板</w:t>
      </w:r>
      <w:r w:rsidR="00A653F3" w:rsidRPr="000642A0">
        <w:t>设计</w:t>
      </w:r>
      <w:commentRangeStart w:id="80"/>
      <w:commentRangeEnd w:id="80"/>
      <w:r w:rsidR="00A653F3" w:rsidRPr="000642A0">
        <w:rPr>
          <w:sz w:val="24"/>
          <w:szCs w:val="28"/>
        </w:rPr>
        <w:commentReference w:id="80"/>
      </w:r>
    </w:p>
    <w:p w14:paraId="3921730F" w14:textId="77777777" w:rsidR="00FF6AC4" w:rsidRDefault="00A653F3" w:rsidP="00DA3463">
      <w:pPr>
        <w:jc w:val="center"/>
        <w:rPr>
          <w:iCs/>
          <w:sz w:val="24"/>
          <w:szCs w:val="28"/>
        </w:rPr>
      </w:pPr>
      <w:r>
        <w:rPr>
          <w:noProof/>
        </w:rPr>
        <w:drawing>
          <wp:inline distT="0" distB="0" distL="0" distR="0" wp14:anchorId="0189C678" wp14:editId="1D8F9CC6">
            <wp:extent cx="5274310" cy="231584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74310" cy="2315845"/>
                    </a:xfrm>
                    <a:prstGeom prst="rect">
                      <a:avLst/>
                    </a:prstGeom>
                  </pic:spPr>
                </pic:pic>
              </a:graphicData>
            </a:graphic>
          </wp:inline>
        </w:drawing>
      </w:r>
    </w:p>
    <w:p w14:paraId="18C515C7" w14:textId="77777777" w:rsidR="00FF6AC4" w:rsidRDefault="00A653F3" w:rsidP="00DA3463">
      <w:pPr>
        <w:keepNext/>
        <w:jc w:val="center"/>
      </w:pPr>
      <w:r>
        <w:rPr>
          <w:noProof/>
        </w:rPr>
        <w:drawing>
          <wp:inline distT="0" distB="0" distL="0" distR="0" wp14:anchorId="297E0DBB" wp14:editId="63E18DF2">
            <wp:extent cx="5274310" cy="195961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274310" cy="1959610"/>
                    </a:xfrm>
                    <a:prstGeom prst="rect">
                      <a:avLst/>
                    </a:prstGeom>
                  </pic:spPr>
                </pic:pic>
              </a:graphicData>
            </a:graphic>
          </wp:inline>
        </w:drawing>
      </w:r>
    </w:p>
    <w:p w14:paraId="14ED0F63" w14:textId="034F353E" w:rsidR="00FF6AC4" w:rsidRDefault="00A653F3">
      <w:pPr>
        <w:pStyle w:val="a3"/>
        <w:jc w:val="center"/>
        <w:rPr>
          <w:sz w:val="22"/>
          <w:szCs w:val="22"/>
        </w:rPr>
      </w:pPr>
      <w:r w:rsidRPr="000642A0">
        <w:rPr>
          <w:sz w:val="22"/>
          <w:szCs w:val="22"/>
        </w:rPr>
        <w:t>图</w:t>
      </w:r>
      <w:r w:rsidRPr="000642A0">
        <w:rPr>
          <w:sz w:val="22"/>
          <w:szCs w:val="22"/>
        </w:rPr>
        <w:t xml:space="preserve"> </w:t>
      </w:r>
      <w:r w:rsidRPr="000642A0">
        <w:rPr>
          <w:sz w:val="22"/>
          <w:szCs w:val="22"/>
        </w:rPr>
        <w:fldChar w:fldCharType="begin"/>
      </w:r>
      <w:r w:rsidRPr="000642A0">
        <w:rPr>
          <w:sz w:val="22"/>
          <w:szCs w:val="22"/>
        </w:rPr>
        <w:instrText xml:space="preserve"> SEQ </w:instrText>
      </w:r>
      <w:r w:rsidRPr="000642A0">
        <w:rPr>
          <w:sz w:val="22"/>
          <w:szCs w:val="22"/>
        </w:rPr>
        <w:instrText>图表</w:instrText>
      </w:r>
      <w:r w:rsidRPr="000642A0">
        <w:rPr>
          <w:sz w:val="22"/>
          <w:szCs w:val="22"/>
        </w:rPr>
        <w:instrText xml:space="preserve"> \* ARABIC </w:instrText>
      </w:r>
      <w:r w:rsidRPr="000642A0">
        <w:rPr>
          <w:sz w:val="22"/>
          <w:szCs w:val="22"/>
        </w:rPr>
        <w:fldChar w:fldCharType="separate"/>
      </w:r>
      <w:r w:rsidR="00081204" w:rsidRPr="000642A0">
        <w:rPr>
          <w:sz w:val="22"/>
          <w:szCs w:val="22"/>
        </w:rPr>
        <w:t>4</w:t>
      </w:r>
      <w:r w:rsidRPr="000642A0">
        <w:rPr>
          <w:sz w:val="22"/>
          <w:szCs w:val="22"/>
        </w:rPr>
        <w:fldChar w:fldCharType="end"/>
      </w:r>
      <w:r w:rsidRPr="000642A0">
        <w:rPr>
          <w:sz w:val="22"/>
          <w:szCs w:val="22"/>
        </w:rPr>
        <w:t xml:space="preserve"> PCB</w:t>
      </w:r>
      <w:r w:rsidR="00931420">
        <w:rPr>
          <w:rFonts w:hint="eastAsia"/>
          <w:sz w:val="22"/>
          <w:szCs w:val="22"/>
        </w:rPr>
        <w:t>电路</w:t>
      </w:r>
      <w:r w:rsidRPr="000642A0">
        <w:rPr>
          <w:sz w:val="22"/>
          <w:szCs w:val="22"/>
        </w:rPr>
        <w:t>原理图</w:t>
      </w:r>
      <w:commentRangeStart w:id="81"/>
      <w:commentRangeEnd w:id="81"/>
      <w:r w:rsidRPr="000642A0">
        <w:rPr>
          <w:sz w:val="22"/>
          <w:szCs w:val="22"/>
        </w:rPr>
        <w:commentReference w:id="81"/>
      </w:r>
    </w:p>
    <w:p w14:paraId="44076AFC" w14:textId="6BA01C3D" w:rsidR="00EE435D" w:rsidRDefault="00EE435D" w:rsidP="00EE435D"/>
    <w:p w14:paraId="1D6F277B" w14:textId="1E8DAD2B" w:rsidR="00EE435D" w:rsidRPr="000642A0" w:rsidRDefault="00CA6EC1" w:rsidP="000642A0">
      <w:r>
        <w:rPr>
          <w:noProof/>
        </w:rPr>
        <w:drawing>
          <wp:inline distT="0" distB="0" distL="0" distR="0" wp14:anchorId="7762DBF6" wp14:editId="7F830697">
            <wp:extent cx="5274310" cy="254000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540000"/>
                    </a:xfrm>
                    <a:prstGeom prst="rect">
                      <a:avLst/>
                    </a:prstGeom>
                  </pic:spPr>
                </pic:pic>
              </a:graphicData>
            </a:graphic>
          </wp:inline>
        </w:drawing>
      </w:r>
    </w:p>
    <w:p w14:paraId="6CC9D01A" w14:textId="39FA6C1E" w:rsidR="00FF6AC4" w:rsidRDefault="00FF6AC4">
      <w:pPr>
        <w:keepNext/>
        <w:jc w:val="center"/>
      </w:pPr>
    </w:p>
    <w:p w14:paraId="6689539F" w14:textId="1FD6CAB6" w:rsidR="00FF6AC4" w:rsidRDefault="00A653F3">
      <w:pPr>
        <w:pStyle w:val="a3"/>
        <w:jc w:val="center"/>
        <w:rPr>
          <w:sz w:val="22"/>
          <w:szCs w:val="22"/>
        </w:rPr>
      </w:pPr>
      <w:r w:rsidRPr="000642A0">
        <w:rPr>
          <w:sz w:val="22"/>
          <w:szCs w:val="22"/>
        </w:rPr>
        <w:t>图</w:t>
      </w:r>
      <w:r w:rsidRPr="000642A0">
        <w:rPr>
          <w:sz w:val="22"/>
          <w:szCs w:val="22"/>
        </w:rPr>
        <w:t xml:space="preserve"> </w:t>
      </w:r>
      <w:r w:rsidRPr="000642A0">
        <w:rPr>
          <w:sz w:val="22"/>
          <w:szCs w:val="22"/>
        </w:rPr>
        <w:fldChar w:fldCharType="begin"/>
      </w:r>
      <w:r w:rsidRPr="000642A0">
        <w:rPr>
          <w:sz w:val="22"/>
          <w:szCs w:val="22"/>
        </w:rPr>
        <w:instrText xml:space="preserve"> SEQ </w:instrText>
      </w:r>
      <w:r w:rsidRPr="000642A0">
        <w:rPr>
          <w:sz w:val="22"/>
          <w:szCs w:val="22"/>
        </w:rPr>
        <w:instrText>图表</w:instrText>
      </w:r>
      <w:r w:rsidRPr="000642A0">
        <w:rPr>
          <w:sz w:val="22"/>
          <w:szCs w:val="22"/>
        </w:rPr>
        <w:instrText xml:space="preserve"> \* ARABIC </w:instrText>
      </w:r>
      <w:r w:rsidRPr="000642A0">
        <w:rPr>
          <w:sz w:val="22"/>
          <w:szCs w:val="22"/>
        </w:rPr>
        <w:fldChar w:fldCharType="separate"/>
      </w:r>
      <w:r w:rsidR="00081204" w:rsidRPr="000642A0">
        <w:rPr>
          <w:noProof/>
          <w:sz w:val="22"/>
          <w:szCs w:val="22"/>
        </w:rPr>
        <w:t>5</w:t>
      </w:r>
      <w:r w:rsidRPr="000642A0">
        <w:rPr>
          <w:sz w:val="22"/>
          <w:szCs w:val="22"/>
        </w:rPr>
        <w:fldChar w:fldCharType="end"/>
      </w:r>
      <w:r w:rsidRPr="000642A0">
        <w:rPr>
          <w:sz w:val="22"/>
          <w:szCs w:val="22"/>
        </w:rPr>
        <w:t xml:space="preserve"> </w:t>
      </w:r>
      <w:r w:rsidRPr="000642A0">
        <w:rPr>
          <w:rFonts w:hint="eastAsia"/>
          <w:sz w:val="22"/>
          <w:szCs w:val="22"/>
        </w:rPr>
        <w:t>电容测试系统测试板</w:t>
      </w:r>
    </w:p>
    <w:p w14:paraId="3ADEF026" w14:textId="15AFBA99" w:rsidR="00EE435D" w:rsidRDefault="00EE435D" w:rsidP="00EE435D"/>
    <w:p w14:paraId="50C3FB60" w14:textId="77777777" w:rsidR="00A5001B" w:rsidRDefault="00A5001B" w:rsidP="000642A0">
      <w:pPr>
        <w:keepNext/>
        <w:jc w:val="center"/>
      </w:pPr>
      <w:r>
        <w:rPr>
          <w:noProof/>
        </w:rPr>
        <w:drawing>
          <wp:inline distT="0" distB="0" distL="0" distR="0" wp14:anchorId="12815054" wp14:editId="7ABD7582">
            <wp:extent cx="5274310" cy="2399030"/>
            <wp:effectExtent l="0" t="0" r="254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399030"/>
                    </a:xfrm>
                    <a:prstGeom prst="rect">
                      <a:avLst/>
                    </a:prstGeom>
                  </pic:spPr>
                </pic:pic>
              </a:graphicData>
            </a:graphic>
          </wp:inline>
        </w:drawing>
      </w:r>
    </w:p>
    <w:p w14:paraId="11963C6D" w14:textId="78703EED" w:rsidR="00EE435D" w:rsidRPr="000642A0" w:rsidRDefault="00A5001B" w:rsidP="000642A0">
      <w:pPr>
        <w:pStyle w:val="a3"/>
        <w:jc w:val="center"/>
        <w:rPr>
          <w:sz w:val="22"/>
        </w:rPr>
      </w:pPr>
      <w:r w:rsidRPr="000642A0">
        <w:rPr>
          <w:sz w:val="22"/>
          <w:szCs w:val="22"/>
        </w:rPr>
        <w:t>图表</w:t>
      </w:r>
      <w:r w:rsidRPr="000642A0">
        <w:rPr>
          <w:sz w:val="22"/>
          <w:szCs w:val="22"/>
        </w:rPr>
        <w:t xml:space="preserve"> </w:t>
      </w:r>
      <w:r w:rsidRPr="000642A0">
        <w:rPr>
          <w:sz w:val="22"/>
          <w:szCs w:val="22"/>
        </w:rPr>
        <w:fldChar w:fldCharType="begin"/>
      </w:r>
      <w:r w:rsidRPr="000642A0">
        <w:rPr>
          <w:sz w:val="22"/>
          <w:szCs w:val="22"/>
        </w:rPr>
        <w:instrText xml:space="preserve"> SEQ </w:instrText>
      </w:r>
      <w:r w:rsidRPr="000642A0">
        <w:rPr>
          <w:sz w:val="22"/>
          <w:szCs w:val="22"/>
        </w:rPr>
        <w:instrText>图表</w:instrText>
      </w:r>
      <w:r w:rsidRPr="000642A0">
        <w:rPr>
          <w:sz w:val="22"/>
          <w:szCs w:val="22"/>
        </w:rPr>
        <w:instrText xml:space="preserve"> \* ARABIC </w:instrText>
      </w:r>
      <w:r w:rsidRPr="000642A0">
        <w:rPr>
          <w:sz w:val="22"/>
          <w:szCs w:val="22"/>
        </w:rPr>
        <w:fldChar w:fldCharType="separate"/>
      </w:r>
      <w:r w:rsidRPr="000642A0">
        <w:rPr>
          <w:noProof/>
          <w:sz w:val="22"/>
          <w:szCs w:val="22"/>
        </w:rPr>
        <w:t>6</w:t>
      </w:r>
      <w:r w:rsidRPr="000642A0">
        <w:rPr>
          <w:sz w:val="22"/>
          <w:szCs w:val="22"/>
        </w:rPr>
        <w:fldChar w:fldCharType="end"/>
      </w:r>
      <w:r w:rsidRPr="000642A0">
        <w:rPr>
          <w:sz w:val="22"/>
          <w:szCs w:val="22"/>
        </w:rPr>
        <w:t xml:space="preserve"> </w:t>
      </w:r>
      <w:r w:rsidRPr="000642A0">
        <w:rPr>
          <w:rFonts w:hint="eastAsia"/>
          <w:sz w:val="22"/>
          <w:szCs w:val="22"/>
        </w:rPr>
        <w:t>测试板实物图</w:t>
      </w:r>
    </w:p>
    <w:p w14:paraId="35D28D46" w14:textId="4821CE29" w:rsidR="006460DD" w:rsidRDefault="00CA6EC1" w:rsidP="000642A0">
      <w:pPr>
        <w:rPr>
          <w:ins w:id="82" w:author="子睿 陈" w:date="2025-12-05T16:42:00Z"/>
          <w:sz w:val="24"/>
          <w:szCs w:val="28"/>
        </w:rPr>
      </w:pPr>
      <w:r>
        <w:tab/>
      </w:r>
      <w:r w:rsidRPr="000642A0">
        <w:rPr>
          <w:rFonts w:hint="eastAsia"/>
          <w:sz w:val="24"/>
          <w:szCs w:val="28"/>
        </w:rPr>
        <w:t>在测试板实物图中，最左侧的两列电容分别为</w:t>
      </w:r>
      <w:r w:rsidRPr="000642A0">
        <w:rPr>
          <w:color w:val="FF0000"/>
          <w:sz w:val="24"/>
          <w:szCs w:val="28"/>
        </w:rPr>
        <w:t>0.1pf以及1pf的</w:t>
      </w:r>
      <w:r w:rsidRPr="000642A0">
        <w:rPr>
          <w:rFonts w:hint="eastAsia"/>
          <w:color w:val="FF0000"/>
          <w:sz w:val="24"/>
          <w:szCs w:val="28"/>
        </w:rPr>
        <w:t>电容</w:t>
      </w:r>
      <w:r w:rsidRPr="000642A0">
        <w:rPr>
          <w:rFonts w:hint="eastAsia"/>
          <w:sz w:val="24"/>
          <w:szCs w:val="28"/>
        </w:rPr>
        <w:t>，其规格为</w:t>
      </w:r>
      <w:r w:rsidRPr="000642A0">
        <w:rPr>
          <w:color w:val="FF0000"/>
          <w:sz w:val="24"/>
          <w:szCs w:val="28"/>
        </w:rPr>
        <w:t>0603</w:t>
      </w:r>
      <w:r w:rsidRPr="000642A0">
        <w:rPr>
          <w:rFonts w:hint="eastAsia"/>
          <w:color w:val="FF0000"/>
          <w:sz w:val="24"/>
          <w:szCs w:val="28"/>
        </w:rPr>
        <w:t>的贴片电容</w:t>
      </w:r>
      <w:r>
        <w:rPr>
          <w:rFonts w:hint="eastAsia"/>
          <w:sz w:val="24"/>
          <w:szCs w:val="28"/>
        </w:rPr>
        <w:t>。</w:t>
      </w:r>
      <w:r w:rsidRPr="000642A0">
        <w:rPr>
          <w:rFonts w:hint="eastAsia"/>
          <w:color w:val="FF0000"/>
          <w:sz w:val="24"/>
          <w:szCs w:val="28"/>
        </w:rPr>
        <w:t>控制其</w:t>
      </w:r>
      <w:proofErr w:type="gramStart"/>
      <w:r w:rsidRPr="000642A0">
        <w:rPr>
          <w:rFonts w:hint="eastAsia"/>
          <w:color w:val="FF0000"/>
          <w:sz w:val="24"/>
          <w:szCs w:val="28"/>
        </w:rPr>
        <w:t>总体容值的</w:t>
      </w:r>
      <w:proofErr w:type="gramEnd"/>
      <w:r w:rsidRPr="000642A0">
        <w:rPr>
          <w:rFonts w:hint="eastAsia"/>
          <w:color w:val="FF0000"/>
          <w:sz w:val="24"/>
          <w:szCs w:val="28"/>
        </w:rPr>
        <w:t>为红色的拨码开关</w:t>
      </w:r>
      <w:r>
        <w:rPr>
          <w:rFonts w:hint="eastAsia"/>
          <w:sz w:val="24"/>
          <w:szCs w:val="28"/>
        </w:rPr>
        <w:t>，根据电容并联，</w:t>
      </w:r>
      <w:proofErr w:type="gramStart"/>
      <w:r>
        <w:rPr>
          <w:rFonts w:hint="eastAsia"/>
          <w:sz w:val="24"/>
          <w:szCs w:val="28"/>
        </w:rPr>
        <w:t>容值相加</w:t>
      </w:r>
      <w:proofErr w:type="gramEnd"/>
      <w:r>
        <w:rPr>
          <w:rFonts w:hint="eastAsia"/>
          <w:sz w:val="24"/>
          <w:szCs w:val="28"/>
        </w:rPr>
        <w:t>的原理，每次打开一个拨码开关，</w:t>
      </w:r>
      <w:r w:rsidR="001D1AFF">
        <w:rPr>
          <w:rFonts w:hint="eastAsia"/>
          <w:sz w:val="24"/>
          <w:szCs w:val="28"/>
        </w:rPr>
        <w:t>并联的电容就会增加一个，</w:t>
      </w:r>
      <w:r>
        <w:rPr>
          <w:rFonts w:hint="eastAsia"/>
          <w:sz w:val="24"/>
          <w:szCs w:val="28"/>
        </w:rPr>
        <w:t>总体</w:t>
      </w:r>
      <w:proofErr w:type="gramStart"/>
      <w:r>
        <w:rPr>
          <w:rFonts w:hint="eastAsia"/>
          <w:sz w:val="24"/>
          <w:szCs w:val="28"/>
        </w:rPr>
        <w:t>的容值就</w:t>
      </w:r>
      <w:proofErr w:type="gramEnd"/>
      <w:r>
        <w:rPr>
          <w:rFonts w:hint="eastAsia"/>
          <w:sz w:val="24"/>
          <w:szCs w:val="28"/>
        </w:rPr>
        <w:t>会增加相对应的</w:t>
      </w:r>
      <w:commentRangeStart w:id="83"/>
      <w:r>
        <w:rPr>
          <w:rFonts w:hint="eastAsia"/>
          <w:sz w:val="24"/>
          <w:szCs w:val="28"/>
        </w:rPr>
        <w:t>值</w:t>
      </w:r>
      <w:commentRangeEnd w:id="83"/>
      <w:r w:rsidR="00F9667B">
        <w:rPr>
          <w:rStyle w:val="af"/>
        </w:rPr>
        <w:commentReference w:id="83"/>
      </w:r>
      <w:r>
        <w:rPr>
          <w:rFonts w:hint="eastAsia"/>
          <w:sz w:val="24"/>
          <w:szCs w:val="28"/>
        </w:rPr>
        <w:t>。</w:t>
      </w:r>
      <w:ins w:id="84" w:author="子睿 陈" w:date="2025-12-05T16:43:00Z">
        <w:r w:rsidR="006460DD">
          <w:rPr>
            <w:rFonts w:hint="eastAsia"/>
            <w:sz w:val="24"/>
            <w:szCs w:val="28"/>
          </w:rPr>
          <w:t>可以经过简单计算得出电容的变化范围为0</w:t>
        </w:r>
        <w:r w:rsidR="006460DD">
          <w:rPr>
            <w:sz w:val="24"/>
            <w:szCs w:val="28"/>
          </w:rPr>
          <w:t>-22</w:t>
        </w:r>
        <w:r w:rsidR="006460DD">
          <w:rPr>
            <w:rFonts w:hint="eastAsia"/>
            <w:sz w:val="24"/>
            <w:szCs w:val="28"/>
          </w:rPr>
          <w:t>pf，但由于A</w:t>
        </w:r>
        <w:r w:rsidR="006460DD">
          <w:rPr>
            <w:sz w:val="24"/>
            <w:szCs w:val="28"/>
          </w:rPr>
          <w:t>D</w:t>
        </w:r>
      </w:ins>
      <w:ins w:id="85" w:author="子睿 陈" w:date="2025-12-05T16:44:00Z">
        <w:r w:rsidR="006460DD">
          <w:rPr>
            <w:sz w:val="24"/>
            <w:szCs w:val="28"/>
          </w:rPr>
          <w:t>7745</w:t>
        </w:r>
        <w:r w:rsidR="006460DD">
          <w:rPr>
            <w:rFonts w:hint="eastAsia"/>
            <w:sz w:val="24"/>
            <w:szCs w:val="28"/>
          </w:rPr>
          <w:t>的标准量程为-</w:t>
        </w:r>
        <w:r w:rsidR="006460DD">
          <w:rPr>
            <w:sz w:val="24"/>
            <w:szCs w:val="28"/>
          </w:rPr>
          <w:t>4.096</w:t>
        </w:r>
        <w:r w:rsidR="006460DD">
          <w:rPr>
            <w:rFonts w:hint="eastAsia"/>
            <w:sz w:val="24"/>
            <w:szCs w:val="28"/>
          </w:rPr>
          <w:t>pf—4.0</w:t>
        </w:r>
        <w:r w:rsidR="006460DD">
          <w:rPr>
            <w:sz w:val="24"/>
            <w:szCs w:val="28"/>
          </w:rPr>
          <w:t>96</w:t>
        </w:r>
        <w:r w:rsidR="006460DD">
          <w:rPr>
            <w:rFonts w:hint="eastAsia"/>
            <w:sz w:val="24"/>
            <w:szCs w:val="28"/>
          </w:rPr>
          <w:t>pf，所以</w:t>
        </w:r>
        <w:r w:rsidR="00886232">
          <w:rPr>
            <w:rFonts w:hint="eastAsia"/>
            <w:sz w:val="24"/>
            <w:szCs w:val="28"/>
          </w:rPr>
          <w:t>只能测量到最大为4</w:t>
        </w:r>
        <w:r w:rsidR="00886232">
          <w:rPr>
            <w:sz w:val="24"/>
            <w:szCs w:val="28"/>
          </w:rPr>
          <w:t>.096</w:t>
        </w:r>
        <w:r w:rsidR="00886232">
          <w:rPr>
            <w:rFonts w:hint="eastAsia"/>
            <w:sz w:val="24"/>
            <w:szCs w:val="28"/>
          </w:rPr>
          <w:t>pf。</w:t>
        </w:r>
      </w:ins>
      <w:ins w:id="86" w:author="子睿 陈" w:date="2025-12-05T16:45:00Z">
        <w:r w:rsidR="00886232">
          <w:rPr>
            <w:rFonts w:hint="eastAsia"/>
            <w:sz w:val="24"/>
            <w:szCs w:val="28"/>
          </w:rPr>
          <w:t>若要扩大A</w:t>
        </w:r>
        <w:r w:rsidR="00886232">
          <w:rPr>
            <w:sz w:val="24"/>
            <w:szCs w:val="28"/>
          </w:rPr>
          <w:t>D7745</w:t>
        </w:r>
        <w:r w:rsidR="00886232">
          <w:rPr>
            <w:rFonts w:hint="eastAsia"/>
            <w:sz w:val="24"/>
            <w:szCs w:val="28"/>
          </w:rPr>
          <w:t>的测量量程，</w:t>
        </w:r>
      </w:ins>
      <w:ins w:id="87" w:author="子睿 陈" w:date="2025-12-05T16:47:00Z">
        <w:r w:rsidR="00886232" w:rsidRPr="00886232">
          <w:rPr>
            <w:rFonts w:hint="eastAsia"/>
            <w:sz w:val="24"/>
            <w:szCs w:val="28"/>
          </w:rPr>
          <w:t>需要对CAP DAC A/B寄存器的值进行调整</w:t>
        </w:r>
        <w:r w:rsidR="00886232">
          <w:rPr>
            <w:rFonts w:hint="eastAsia"/>
            <w:sz w:val="24"/>
            <w:szCs w:val="28"/>
          </w:rPr>
          <w:t>，在本项目中暂时不涉及。</w:t>
        </w:r>
      </w:ins>
    </w:p>
    <w:p w14:paraId="364AAE5D" w14:textId="215E32E0" w:rsidR="00A5001B" w:rsidRPr="000642A0" w:rsidDel="003225E4" w:rsidRDefault="00CA6EC1">
      <w:pPr>
        <w:ind w:firstLine="420"/>
        <w:rPr>
          <w:del w:id="88" w:author="quanzhen duan" w:date="2025-12-05T16:09:00Z"/>
          <w:color w:val="FF0000"/>
          <w:sz w:val="24"/>
          <w:szCs w:val="28"/>
        </w:rPr>
        <w:pPrChange w:id="89" w:author="子睿 陈" w:date="2025-12-05T16:42:00Z">
          <w:pPr/>
        </w:pPrChange>
      </w:pPr>
      <w:r>
        <w:rPr>
          <w:rFonts w:hint="eastAsia"/>
          <w:sz w:val="24"/>
          <w:szCs w:val="28"/>
        </w:rPr>
        <w:lastRenderedPageBreak/>
        <w:t>拨码开关的型号为</w:t>
      </w:r>
      <w:r w:rsidRPr="000642A0">
        <w:rPr>
          <w:color w:val="FF0000"/>
          <w:sz w:val="24"/>
          <w:szCs w:val="28"/>
        </w:rPr>
        <w:t>DS-10P-RD</w:t>
      </w:r>
      <w:r w:rsidR="001D1AFF">
        <w:rPr>
          <w:rFonts w:hint="eastAsia"/>
          <w:sz w:val="24"/>
          <w:szCs w:val="28"/>
        </w:rPr>
        <w:t>。电容阵列两侧的为S</w:t>
      </w:r>
      <w:r w:rsidR="001D1AFF">
        <w:rPr>
          <w:sz w:val="24"/>
          <w:szCs w:val="28"/>
        </w:rPr>
        <w:t>MA</w:t>
      </w:r>
      <w:r w:rsidR="001D1AFF">
        <w:rPr>
          <w:rFonts w:hint="eastAsia"/>
          <w:sz w:val="24"/>
          <w:szCs w:val="28"/>
        </w:rPr>
        <w:t>口，与其相连的分别为电容阵列的正负两端、A</w:t>
      </w:r>
      <w:r w:rsidR="001D1AFF">
        <w:rPr>
          <w:sz w:val="24"/>
          <w:szCs w:val="28"/>
        </w:rPr>
        <w:t>D7745</w:t>
      </w:r>
      <w:r w:rsidR="001D1AFF">
        <w:rPr>
          <w:rFonts w:hint="eastAsia"/>
          <w:sz w:val="24"/>
          <w:szCs w:val="28"/>
        </w:rPr>
        <w:t>的C</w:t>
      </w:r>
      <w:r w:rsidR="001D1AFF">
        <w:rPr>
          <w:sz w:val="24"/>
          <w:szCs w:val="28"/>
        </w:rPr>
        <w:t>IN1(+)</w:t>
      </w:r>
      <w:r w:rsidR="001D1AFF">
        <w:rPr>
          <w:rFonts w:hint="eastAsia"/>
          <w:sz w:val="24"/>
          <w:szCs w:val="28"/>
        </w:rPr>
        <w:t>、C</w:t>
      </w:r>
      <w:r w:rsidR="001D1AFF">
        <w:rPr>
          <w:sz w:val="24"/>
          <w:szCs w:val="28"/>
        </w:rPr>
        <w:t>IN1(-)</w:t>
      </w:r>
      <w:r w:rsidR="001D1AFF">
        <w:rPr>
          <w:rFonts w:hint="eastAsia"/>
          <w:sz w:val="24"/>
          <w:szCs w:val="28"/>
        </w:rPr>
        <w:t>，以及A</w:t>
      </w:r>
      <w:r w:rsidR="001D1AFF">
        <w:rPr>
          <w:sz w:val="24"/>
          <w:szCs w:val="28"/>
        </w:rPr>
        <w:t>D7745</w:t>
      </w:r>
      <w:r w:rsidR="001D1AFF">
        <w:rPr>
          <w:rFonts w:hint="eastAsia"/>
          <w:sz w:val="24"/>
          <w:szCs w:val="28"/>
        </w:rPr>
        <w:t>的</w:t>
      </w:r>
      <w:r w:rsidR="001D1AFF" w:rsidRPr="001D1AFF">
        <w:rPr>
          <w:sz w:val="24"/>
          <w:szCs w:val="28"/>
        </w:rPr>
        <w:t xml:space="preserve">EXCA </w:t>
      </w:r>
      <w:r w:rsidR="001D1AFF">
        <w:rPr>
          <w:rFonts w:hint="eastAsia"/>
          <w:sz w:val="24"/>
          <w:szCs w:val="28"/>
        </w:rPr>
        <w:t>及</w:t>
      </w:r>
      <w:r w:rsidR="001D1AFF" w:rsidRPr="001D1AFF">
        <w:rPr>
          <w:sz w:val="24"/>
          <w:szCs w:val="28"/>
        </w:rPr>
        <w:t xml:space="preserve"> EXCB</w:t>
      </w:r>
      <w:r w:rsidR="001D1AFF">
        <w:rPr>
          <w:rFonts w:hint="eastAsia"/>
          <w:sz w:val="24"/>
          <w:szCs w:val="28"/>
        </w:rPr>
        <w:t>。S</w:t>
      </w:r>
      <w:r w:rsidR="001D1AFF">
        <w:rPr>
          <w:sz w:val="24"/>
          <w:szCs w:val="28"/>
        </w:rPr>
        <w:t>MA</w:t>
      </w:r>
      <w:r w:rsidR="001D1AFF">
        <w:rPr>
          <w:rFonts w:hint="eastAsia"/>
          <w:sz w:val="24"/>
          <w:szCs w:val="28"/>
        </w:rPr>
        <w:t>接口的型号为</w:t>
      </w:r>
      <w:r w:rsidR="001D1AFF" w:rsidRPr="000642A0">
        <w:rPr>
          <w:color w:val="FF0000"/>
          <w:sz w:val="24"/>
          <w:szCs w:val="28"/>
        </w:rPr>
        <w:t>BWSMA-KE-Z001</w:t>
      </w:r>
      <w:r w:rsidR="001D1AFF">
        <w:rPr>
          <w:rFonts w:hint="eastAsia"/>
          <w:color w:val="FF0000"/>
          <w:sz w:val="24"/>
          <w:szCs w:val="28"/>
        </w:rPr>
        <w:t>。</w:t>
      </w:r>
      <w:r w:rsidR="001D1AFF" w:rsidRPr="000642A0">
        <w:rPr>
          <w:sz w:val="24"/>
          <w:szCs w:val="28"/>
        </w:rPr>
        <w:t>AD7745</w:t>
      </w:r>
      <w:r w:rsidR="001D1AFF">
        <w:rPr>
          <w:rFonts w:hint="eastAsia"/>
          <w:sz w:val="24"/>
          <w:szCs w:val="28"/>
        </w:rPr>
        <w:t>的其余引脚</w:t>
      </w:r>
      <w:r w:rsidR="00CC3940">
        <w:rPr>
          <w:rFonts w:hint="eastAsia"/>
          <w:sz w:val="24"/>
          <w:szCs w:val="28"/>
        </w:rPr>
        <w:t>（包括V</w:t>
      </w:r>
      <w:r w:rsidR="00CC3940">
        <w:rPr>
          <w:sz w:val="24"/>
          <w:szCs w:val="28"/>
        </w:rPr>
        <w:t>DD</w:t>
      </w:r>
      <w:r w:rsidR="00CC3940">
        <w:rPr>
          <w:rFonts w:hint="eastAsia"/>
          <w:sz w:val="24"/>
          <w:szCs w:val="28"/>
        </w:rPr>
        <w:t>、G</w:t>
      </w:r>
      <w:r w:rsidR="00CC3940">
        <w:rPr>
          <w:sz w:val="24"/>
          <w:szCs w:val="28"/>
        </w:rPr>
        <w:t>ND</w:t>
      </w:r>
      <w:r w:rsidR="00CC3940">
        <w:rPr>
          <w:rFonts w:hint="eastAsia"/>
          <w:sz w:val="24"/>
          <w:szCs w:val="28"/>
        </w:rPr>
        <w:t>、S</w:t>
      </w:r>
      <w:r w:rsidR="00CC3940">
        <w:rPr>
          <w:sz w:val="24"/>
          <w:szCs w:val="28"/>
        </w:rPr>
        <w:t>CL</w:t>
      </w:r>
      <w:r w:rsidR="00CC3940">
        <w:rPr>
          <w:rFonts w:hint="eastAsia"/>
          <w:sz w:val="24"/>
          <w:szCs w:val="28"/>
        </w:rPr>
        <w:t>、S</w:t>
      </w:r>
      <w:r w:rsidR="00CC3940">
        <w:rPr>
          <w:sz w:val="24"/>
          <w:szCs w:val="28"/>
        </w:rPr>
        <w:t>DA</w:t>
      </w:r>
      <w:r w:rsidR="00CC3940">
        <w:rPr>
          <w:rFonts w:hint="eastAsia"/>
          <w:sz w:val="24"/>
          <w:szCs w:val="28"/>
        </w:rPr>
        <w:t>等）</w:t>
      </w:r>
      <w:r w:rsidR="001D1AFF">
        <w:rPr>
          <w:rFonts w:hint="eastAsia"/>
          <w:sz w:val="24"/>
          <w:szCs w:val="28"/>
        </w:rPr>
        <w:t>由两个8pin</w:t>
      </w:r>
      <w:proofErr w:type="gramStart"/>
      <w:r w:rsidR="001D1AFF">
        <w:rPr>
          <w:rFonts w:hint="eastAsia"/>
          <w:sz w:val="24"/>
          <w:szCs w:val="28"/>
        </w:rPr>
        <w:t>排针引出</w:t>
      </w:r>
      <w:proofErr w:type="gramEnd"/>
      <w:r w:rsidR="001D1AFF">
        <w:rPr>
          <w:rFonts w:hint="eastAsia"/>
          <w:sz w:val="24"/>
          <w:szCs w:val="28"/>
        </w:rPr>
        <w:t>，其型号为</w:t>
      </w:r>
      <w:r w:rsidR="001D1AFF" w:rsidRPr="000642A0">
        <w:rPr>
          <w:color w:val="FF0000"/>
          <w:sz w:val="24"/>
          <w:szCs w:val="28"/>
        </w:rPr>
        <w:t>PM254-1-08-Z-8.5</w:t>
      </w:r>
      <w:r w:rsidR="001D1AFF">
        <w:rPr>
          <w:rFonts w:hint="eastAsia"/>
          <w:color w:val="FF0000"/>
          <w:sz w:val="24"/>
          <w:szCs w:val="28"/>
        </w:rPr>
        <w:t>。</w:t>
      </w:r>
    </w:p>
    <w:p w14:paraId="00A3A7C3" w14:textId="77777777" w:rsidR="00A5001B" w:rsidRPr="000642A0" w:rsidRDefault="00A5001B">
      <w:pPr>
        <w:ind w:firstLine="420"/>
        <w:pPrChange w:id="90" w:author="子睿 陈" w:date="2025-12-05T16:42:00Z">
          <w:pPr/>
        </w:pPrChange>
      </w:pPr>
    </w:p>
    <w:p w14:paraId="05DA6D9D" w14:textId="77777777" w:rsidR="00FF6AC4" w:rsidDel="00E74DB7" w:rsidRDefault="00A653F3">
      <w:pPr>
        <w:rPr>
          <w:del w:id="91" w:author="quanzhen duan" w:date="2025-12-05T15:57:00Z"/>
          <w:sz w:val="24"/>
          <w:szCs w:val="28"/>
        </w:rPr>
      </w:pPr>
      <w:r>
        <w:tab/>
      </w:r>
      <w:r>
        <w:rPr>
          <w:sz w:val="24"/>
          <w:szCs w:val="28"/>
        </w:rPr>
        <w:t>在实际的连接上，我们并没有使用</w:t>
      </w:r>
      <w:r>
        <w:rPr>
          <w:rFonts w:hint="eastAsia"/>
          <w:sz w:val="24"/>
          <w:szCs w:val="28"/>
        </w:rPr>
        <w:t>P</w:t>
      </w:r>
      <w:r>
        <w:rPr>
          <w:sz w:val="24"/>
          <w:szCs w:val="28"/>
        </w:rPr>
        <w:t>CB板上的单片机系统，而是外接了一个stm32最小系统板，也就是把上面的板子作为外设挂载在stm32最小系统板上，这块板子的</w:t>
      </w:r>
      <w:r>
        <w:rPr>
          <w:rFonts w:hint="eastAsia"/>
          <w:sz w:val="24"/>
          <w:szCs w:val="28"/>
        </w:rPr>
        <w:t>主要作用是提供被测的电容、电容检测芯片A</w:t>
      </w:r>
      <w:r>
        <w:rPr>
          <w:sz w:val="24"/>
          <w:szCs w:val="28"/>
        </w:rPr>
        <w:t>D7745</w:t>
      </w:r>
      <w:r>
        <w:rPr>
          <w:rFonts w:hint="eastAsia"/>
          <w:sz w:val="24"/>
          <w:szCs w:val="28"/>
        </w:rPr>
        <w:t>，以及接收单片机传输过来的信号，并把A</w:t>
      </w:r>
      <w:r>
        <w:rPr>
          <w:sz w:val="24"/>
          <w:szCs w:val="28"/>
        </w:rPr>
        <w:t>D7745</w:t>
      </w:r>
      <w:r>
        <w:rPr>
          <w:rFonts w:hint="eastAsia"/>
          <w:sz w:val="24"/>
          <w:szCs w:val="28"/>
        </w:rPr>
        <w:t>转换后得到的数字信号反馈到单片机上。</w:t>
      </w:r>
    </w:p>
    <w:p w14:paraId="134FBE4F" w14:textId="23D14433" w:rsidR="00FF6AC4" w:rsidRDefault="00A653F3">
      <w:pPr>
        <w:rPr>
          <w:sz w:val="24"/>
          <w:szCs w:val="28"/>
        </w:rPr>
      </w:pPr>
      <w:del w:id="92" w:author="quanzhen duan" w:date="2025-12-05T15:57:00Z">
        <w:r w:rsidDel="00E74DB7">
          <w:rPr>
            <w:sz w:val="24"/>
            <w:szCs w:val="28"/>
          </w:rPr>
          <w:tab/>
        </w:r>
      </w:del>
    </w:p>
    <w:p w14:paraId="61256DFC" w14:textId="2E322FE5" w:rsidR="00FF6AC4" w:rsidRPr="000642A0" w:rsidRDefault="00A653F3">
      <w:pPr>
        <w:pStyle w:val="2"/>
        <w:pPrChange w:id="93" w:author="quanzhen duan" w:date="2025-12-05T15:57:00Z">
          <w:pPr/>
        </w:pPrChange>
      </w:pPr>
      <w:r>
        <w:rPr>
          <w:sz w:val="24"/>
          <w:szCs w:val="28"/>
        </w:rPr>
        <w:tab/>
      </w:r>
      <w:r w:rsidR="006A32AA" w:rsidRPr="000642A0">
        <w:rPr>
          <w:rFonts w:hint="eastAsia"/>
        </w:rPr>
        <w:t>五</w:t>
      </w:r>
      <w:r w:rsidRPr="000642A0">
        <w:rPr>
          <w:rFonts w:hint="eastAsia"/>
        </w:rPr>
        <w:t>、单片机部分（详见</w:t>
      </w:r>
      <w:commentRangeStart w:id="94"/>
      <w:commentRangeEnd w:id="94"/>
      <w:r w:rsidRPr="000642A0">
        <w:rPr>
          <w:sz w:val="24"/>
          <w:szCs w:val="28"/>
        </w:rPr>
        <w:commentReference w:id="94"/>
      </w:r>
      <w:r w:rsidRPr="000642A0">
        <w:rPr>
          <w:rFonts w:hint="eastAsia"/>
        </w:rPr>
        <w:t>附件</w:t>
      </w:r>
      <w:commentRangeStart w:id="95"/>
      <w:r w:rsidRPr="000642A0">
        <w:t>2</w:t>
      </w:r>
      <w:commentRangeEnd w:id="95"/>
      <w:r w:rsidR="00942AE2">
        <w:rPr>
          <w:rStyle w:val="af"/>
          <w:rFonts w:asciiTheme="minorHAnsi" w:eastAsiaTheme="minorEastAsia" w:hAnsiTheme="minorHAnsi" w:cstheme="minorBidi"/>
          <w:b w:val="0"/>
          <w:bCs w:val="0"/>
        </w:rPr>
        <w:commentReference w:id="95"/>
      </w:r>
      <w:r w:rsidRPr="000642A0">
        <w:rPr>
          <w:rFonts w:hint="eastAsia"/>
        </w:rPr>
        <w:t>）</w:t>
      </w:r>
    </w:p>
    <w:p w14:paraId="3A3FBC1B" w14:textId="77777777" w:rsidR="00FF6AC4" w:rsidRDefault="00A653F3">
      <w:pPr>
        <w:ind w:firstLine="420"/>
        <w:rPr>
          <w:sz w:val="24"/>
          <w:szCs w:val="28"/>
        </w:rPr>
      </w:pPr>
      <w:r>
        <w:rPr>
          <w:rFonts w:hint="eastAsia"/>
          <w:sz w:val="24"/>
          <w:szCs w:val="28"/>
        </w:rPr>
        <w:t>程序编写过程采用了模块化设计，主要的子模块包括</w:t>
      </w:r>
      <w:r>
        <w:rPr>
          <w:sz w:val="24"/>
          <w:szCs w:val="28"/>
        </w:rPr>
        <w:t>I2C</w:t>
      </w:r>
      <w:r>
        <w:rPr>
          <w:rFonts w:hint="eastAsia"/>
          <w:sz w:val="24"/>
          <w:szCs w:val="28"/>
        </w:rPr>
        <w:t>通信协议模块，</w:t>
      </w:r>
      <w:r>
        <w:rPr>
          <w:sz w:val="24"/>
          <w:szCs w:val="28"/>
        </w:rPr>
        <w:t>UART</w:t>
      </w:r>
      <w:r>
        <w:rPr>
          <w:rFonts w:hint="eastAsia"/>
          <w:sz w:val="24"/>
          <w:szCs w:val="28"/>
        </w:rPr>
        <w:t>串口通信模块等。</w:t>
      </w:r>
    </w:p>
    <w:p w14:paraId="37C44D31" w14:textId="77777777" w:rsidR="00FF6AC4" w:rsidRDefault="00A653F3">
      <w:pPr>
        <w:ind w:firstLine="420"/>
        <w:rPr>
          <w:sz w:val="24"/>
          <w:szCs w:val="28"/>
        </w:rPr>
      </w:pPr>
      <w:r>
        <w:rPr>
          <w:sz w:val="24"/>
          <w:szCs w:val="28"/>
        </w:rPr>
        <w:t>UART</w:t>
      </w:r>
      <w:r>
        <w:rPr>
          <w:rFonts w:hint="eastAsia"/>
          <w:sz w:val="24"/>
          <w:szCs w:val="28"/>
        </w:rPr>
        <w:t>串口通信模块主要用于单片机与P</w:t>
      </w:r>
      <w:r>
        <w:rPr>
          <w:sz w:val="24"/>
          <w:szCs w:val="28"/>
        </w:rPr>
        <w:t>C</w:t>
      </w:r>
      <w:r>
        <w:rPr>
          <w:rFonts w:hint="eastAsia"/>
          <w:sz w:val="24"/>
          <w:szCs w:val="28"/>
        </w:rPr>
        <w:t>上位机通信，将单片机所采集到的电容值传输到P</w:t>
      </w:r>
      <w:r>
        <w:rPr>
          <w:sz w:val="24"/>
          <w:szCs w:val="28"/>
        </w:rPr>
        <w:t>C</w:t>
      </w:r>
      <w:r>
        <w:rPr>
          <w:rFonts w:hint="eastAsia"/>
          <w:sz w:val="24"/>
          <w:szCs w:val="28"/>
        </w:rPr>
        <w:t>上位机显示。主要的</w:t>
      </w:r>
      <w:proofErr w:type="gramStart"/>
      <w:r>
        <w:rPr>
          <w:rFonts w:hint="eastAsia"/>
          <w:sz w:val="24"/>
          <w:szCs w:val="28"/>
        </w:rPr>
        <w:t>设置见</w:t>
      </w:r>
      <w:proofErr w:type="gramEnd"/>
      <w:r>
        <w:rPr>
          <w:rFonts w:hint="eastAsia"/>
          <w:sz w:val="24"/>
          <w:szCs w:val="28"/>
        </w:rPr>
        <w:t>附件1，在其中</w:t>
      </w:r>
      <w:r w:rsidRPr="000642A0">
        <w:rPr>
          <w:rFonts w:hint="eastAsia"/>
          <w:color w:val="FF0000"/>
          <w:sz w:val="24"/>
          <w:szCs w:val="28"/>
        </w:rPr>
        <w:t>选择了</w:t>
      </w:r>
      <w:r w:rsidRPr="000642A0">
        <w:rPr>
          <w:color w:val="FF0000"/>
          <w:sz w:val="24"/>
          <w:szCs w:val="28"/>
        </w:rPr>
        <w:t>PA9</w:t>
      </w:r>
      <w:r w:rsidRPr="000642A0">
        <w:rPr>
          <w:rFonts w:hint="eastAsia"/>
          <w:color w:val="FF0000"/>
          <w:sz w:val="24"/>
          <w:szCs w:val="28"/>
        </w:rPr>
        <w:t>、</w:t>
      </w:r>
      <w:r w:rsidRPr="000642A0">
        <w:rPr>
          <w:color w:val="FF0000"/>
          <w:sz w:val="24"/>
          <w:szCs w:val="28"/>
        </w:rPr>
        <w:t>PA10</w:t>
      </w:r>
      <w:r w:rsidRPr="000642A0">
        <w:rPr>
          <w:rFonts w:hint="eastAsia"/>
          <w:color w:val="FF0000"/>
          <w:sz w:val="24"/>
          <w:szCs w:val="28"/>
        </w:rPr>
        <w:t>作为通信端口，波特率设置为</w:t>
      </w:r>
      <w:r w:rsidRPr="000642A0">
        <w:rPr>
          <w:color w:val="FF0000"/>
          <w:sz w:val="24"/>
          <w:szCs w:val="28"/>
        </w:rPr>
        <w:t>9600</w:t>
      </w:r>
      <w:r>
        <w:rPr>
          <w:rFonts w:hint="eastAsia"/>
          <w:sz w:val="24"/>
          <w:szCs w:val="28"/>
        </w:rPr>
        <w:t>。</w:t>
      </w:r>
    </w:p>
    <w:p w14:paraId="100D2435" w14:textId="77777777" w:rsidR="00FF6AC4" w:rsidRDefault="00A653F3">
      <w:pPr>
        <w:ind w:firstLine="420"/>
        <w:rPr>
          <w:sz w:val="24"/>
          <w:szCs w:val="28"/>
        </w:rPr>
      </w:pPr>
      <w:r>
        <w:rPr>
          <w:rFonts w:hint="eastAsia"/>
          <w:sz w:val="24"/>
          <w:szCs w:val="28"/>
        </w:rPr>
        <w:t>下面主要介绍</w:t>
      </w:r>
      <w:r>
        <w:rPr>
          <w:sz w:val="24"/>
          <w:szCs w:val="28"/>
        </w:rPr>
        <w:t>I2C</w:t>
      </w:r>
      <w:r>
        <w:rPr>
          <w:rFonts w:hint="eastAsia"/>
          <w:sz w:val="24"/>
          <w:szCs w:val="28"/>
        </w:rPr>
        <w:t>通信协议模块。本次设计使用</w:t>
      </w:r>
      <w:r>
        <w:rPr>
          <w:sz w:val="24"/>
          <w:szCs w:val="28"/>
        </w:rPr>
        <w:t>STM32F03C8T6</w:t>
      </w:r>
      <w:r>
        <w:rPr>
          <w:rFonts w:hint="eastAsia"/>
          <w:sz w:val="24"/>
          <w:szCs w:val="28"/>
        </w:rPr>
        <w:t>单片机的</w:t>
      </w:r>
      <w:r w:rsidRPr="000642A0">
        <w:rPr>
          <w:color w:val="FF0000"/>
          <w:sz w:val="24"/>
          <w:szCs w:val="28"/>
        </w:rPr>
        <w:t>B10</w:t>
      </w:r>
      <w:r w:rsidRPr="000642A0">
        <w:rPr>
          <w:rFonts w:hint="eastAsia"/>
          <w:color w:val="FF0000"/>
          <w:sz w:val="24"/>
          <w:szCs w:val="28"/>
        </w:rPr>
        <w:t>，</w:t>
      </w:r>
      <w:r w:rsidRPr="000642A0">
        <w:rPr>
          <w:color w:val="FF0000"/>
          <w:sz w:val="24"/>
          <w:szCs w:val="28"/>
        </w:rPr>
        <w:t>B11</w:t>
      </w:r>
      <w:r w:rsidRPr="000642A0">
        <w:rPr>
          <w:rFonts w:hint="eastAsia"/>
          <w:color w:val="FF0000"/>
          <w:sz w:val="24"/>
          <w:szCs w:val="28"/>
        </w:rPr>
        <w:t>端口作为</w:t>
      </w:r>
      <w:r w:rsidRPr="000642A0">
        <w:rPr>
          <w:color w:val="FF0000"/>
          <w:sz w:val="24"/>
          <w:szCs w:val="28"/>
        </w:rPr>
        <w:t>I2C</w:t>
      </w:r>
      <w:r w:rsidRPr="000642A0">
        <w:rPr>
          <w:rFonts w:hint="eastAsia"/>
          <w:color w:val="FF0000"/>
          <w:sz w:val="24"/>
          <w:szCs w:val="28"/>
        </w:rPr>
        <w:t>通信的</w:t>
      </w:r>
      <w:r w:rsidRPr="000642A0">
        <w:rPr>
          <w:color w:val="FF0000"/>
          <w:sz w:val="24"/>
          <w:szCs w:val="28"/>
        </w:rPr>
        <w:t>SCL</w:t>
      </w:r>
      <w:r w:rsidRPr="000642A0">
        <w:rPr>
          <w:rFonts w:hint="eastAsia"/>
          <w:color w:val="FF0000"/>
          <w:sz w:val="24"/>
          <w:szCs w:val="28"/>
        </w:rPr>
        <w:t>和</w:t>
      </w:r>
      <w:r w:rsidRPr="000642A0">
        <w:rPr>
          <w:color w:val="FF0000"/>
          <w:sz w:val="24"/>
          <w:szCs w:val="28"/>
        </w:rPr>
        <w:t>SDA</w:t>
      </w:r>
      <w:r w:rsidRPr="000642A0">
        <w:rPr>
          <w:rFonts w:hint="eastAsia"/>
          <w:color w:val="FF0000"/>
          <w:sz w:val="24"/>
          <w:szCs w:val="28"/>
        </w:rPr>
        <w:t>通信端口</w:t>
      </w:r>
      <w:r>
        <w:rPr>
          <w:rFonts w:hint="eastAsia"/>
          <w:sz w:val="24"/>
          <w:szCs w:val="28"/>
        </w:rPr>
        <w:t>。</w:t>
      </w:r>
      <w:r>
        <w:rPr>
          <w:sz w:val="24"/>
          <w:szCs w:val="28"/>
        </w:rPr>
        <w:t>在空闲状态下，SCL和SDA均保持高电平。当主机需要向从机写入数据时，会首先发起起始条件：在SCL为高电平期间，将SDA拉低。</w:t>
      </w:r>
    </w:p>
    <w:p w14:paraId="6332C47E" w14:textId="77777777" w:rsidR="00FF6AC4" w:rsidRDefault="00A653F3">
      <w:pPr>
        <w:ind w:firstLine="420"/>
        <w:rPr>
          <w:sz w:val="24"/>
          <w:szCs w:val="28"/>
        </w:rPr>
      </w:pPr>
      <w:r>
        <w:rPr>
          <w:sz w:val="24"/>
          <w:szCs w:val="28"/>
        </w:rPr>
        <w:t>起始条件之后，主机必须发送一个字节的数据。该字节包含7位从机地址和1位读写控制位。从机地址用于选定通信目标，而读写位（通常0表示写，1表示读）则定义了后续操作。在数据发送阶段，主机在SCL低电平期间更新SDA</w:t>
      </w:r>
      <w:r>
        <w:rPr>
          <w:sz w:val="24"/>
          <w:szCs w:val="28"/>
        </w:rPr>
        <w:lastRenderedPageBreak/>
        <w:t>数据，从机则在SCL高电平期间读取SDA。</w:t>
      </w:r>
    </w:p>
    <w:p w14:paraId="46BD9788" w14:textId="77777777" w:rsidR="00FF6AC4" w:rsidRDefault="00A653F3">
      <w:pPr>
        <w:ind w:firstLine="420"/>
        <w:rPr>
          <w:sz w:val="24"/>
          <w:szCs w:val="28"/>
        </w:rPr>
      </w:pPr>
      <w:r>
        <w:rPr>
          <w:sz w:val="24"/>
          <w:szCs w:val="28"/>
        </w:rPr>
        <w:t>以读取AD7745为例，主机发送的地址字节为高7位地址（1001000）加第8位读写位（1表示读，0表示写）。地址字节之后是应答阶段：主机释放SDA线（使其返回高电平），随后从机将SDA拉低，作为应答信号，表示已准备好通信。</w:t>
      </w:r>
    </w:p>
    <w:p w14:paraId="726B1F16" w14:textId="77777777" w:rsidR="00FF6AC4" w:rsidRDefault="00A653F3">
      <w:pPr>
        <w:ind w:firstLine="420"/>
        <w:rPr>
          <w:sz w:val="24"/>
          <w:szCs w:val="28"/>
        </w:rPr>
      </w:pPr>
      <w:r>
        <w:rPr>
          <w:sz w:val="24"/>
          <w:szCs w:val="28"/>
        </w:rPr>
        <w:t>在写操作中，主机在收到从机应答后，会继续发送一个8位的寄存器地址字节。再次收到从机应答后，主机发送第三个字节（通常为指令或数据）。数据传送完毕后，在SCL为高电平时，SDA由低电平跳变为高电平，此即停止条件，标志着本次写操作的终止。</w:t>
      </w:r>
    </w:p>
    <w:p w14:paraId="7ED79206" w14:textId="77777777" w:rsidR="00FF6AC4" w:rsidRDefault="00A653F3">
      <w:pPr>
        <w:ind w:firstLine="420"/>
        <w:rPr>
          <w:sz w:val="24"/>
          <w:szCs w:val="28"/>
        </w:rPr>
      </w:pPr>
      <w:r>
        <w:rPr>
          <w:rFonts w:hint="eastAsia"/>
          <w:sz w:val="24"/>
          <w:szCs w:val="28"/>
        </w:rPr>
        <w:t>当执行读操作时，其前两次数据传输时序与写操作一样，但在第二个传送周期结束后，</w:t>
      </w:r>
      <w:r>
        <w:rPr>
          <w:sz w:val="24"/>
          <w:szCs w:val="28"/>
        </w:rPr>
        <w:t xml:space="preserve"> MCU</w:t>
      </w:r>
      <w:r>
        <w:rPr>
          <w:rFonts w:hint="eastAsia"/>
          <w:sz w:val="24"/>
          <w:szCs w:val="28"/>
        </w:rPr>
        <w:t>立刻重新发送起始信号，此时地址指针仍指向</w:t>
      </w:r>
      <w:proofErr w:type="gramStart"/>
      <w:r>
        <w:rPr>
          <w:rFonts w:hint="eastAsia"/>
          <w:sz w:val="24"/>
          <w:szCs w:val="28"/>
        </w:rPr>
        <w:t>待读</w:t>
      </w:r>
      <w:proofErr w:type="gramEnd"/>
      <w:r>
        <w:rPr>
          <w:rFonts w:hint="eastAsia"/>
          <w:sz w:val="24"/>
          <w:szCs w:val="28"/>
        </w:rPr>
        <w:t>取的寄存器地址，</w:t>
      </w:r>
      <w:r>
        <w:rPr>
          <w:sz w:val="24"/>
          <w:szCs w:val="28"/>
        </w:rPr>
        <w:t>MCU</w:t>
      </w:r>
      <w:r>
        <w:rPr>
          <w:rFonts w:hint="eastAsia"/>
          <w:sz w:val="24"/>
          <w:szCs w:val="28"/>
        </w:rPr>
        <w:t>再向</w:t>
      </w:r>
      <w:r>
        <w:rPr>
          <w:sz w:val="24"/>
          <w:szCs w:val="28"/>
        </w:rPr>
        <w:t>AD7745</w:t>
      </w:r>
      <w:r>
        <w:rPr>
          <w:rFonts w:hint="eastAsia"/>
          <w:sz w:val="24"/>
          <w:szCs w:val="28"/>
        </w:rPr>
        <w:t>发送读取数据请求后，</w:t>
      </w:r>
      <w:r>
        <w:rPr>
          <w:sz w:val="24"/>
          <w:szCs w:val="28"/>
        </w:rPr>
        <w:t>MCU</w:t>
      </w:r>
      <w:r>
        <w:rPr>
          <w:rFonts w:hint="eastAsia"/>
          <w:sz w:val="24"/>
          <w:szCs w:val="28"/>
        </w:rPr>
        <w:t>向指定寄存器地址读取指定内容，读取后寄存器地址自动加一，此时读操作结束。</w:t>
      </w:r>
    </w:p>
    <w:p w14:paraId="0BB5EE0A" w14:textId="77777777" w:rsidR="00FF6AC4" w:rsidRDefault="00A653F3">
      <w:pPr>
        <w:ind w:firstLine="420"/>
        <w:rPr>
          <w:sz w:val="24"/>
          <w:szCs w:val="28"/>
        </w:rPr>
      </w:pPr>
      <w:r>
        <w:rPr>
          <w:rFonts w:hint="eastAsia"/>
          <w:sz w:val="24"/>
          <w:szCs w:val="28"/>
        </w:rPr>
        <w:t>上面所陈述的是软件I</w:t>
      </w:r>
      <w:r>
        <w:rPr>
          <w:sz w:val="24"/>
          <w:szCs w:val="28"/>
        </w:rPr>
        <w:t>2C</w:t>
      </w:r>
      <w:r>
        <w:rPr>
          <w:rFonts w:hint="eastAsia"/>
          <w:sz w:val="24"/>
          <w:szCs w:val="28"/>
        </w:rPr>
        <w:t>读写的基本时序，在代码中的体现为My</w:t>
      </w:r>
      <w:r>
        <w:rPr>
          <w:sz w:val="24"/>
          <w:szCs w:val="28"/>
        </w:rPr>
        <w:t>I2C</w:t>
      </w:r>
      <w:r>
        <w:rPr>
          <w:rFonts w:hint="eastAsia"/>
          <w:sz w:val="24"/>
          <w:szCs w:val="28"/>
        </w:rPr>
        <w:t>这一个c文件，其为I</w:t>
      </w:r>
      <w:r>
        <w:rPr>
          <w:sz w:val="24"/>
          <w:szCs w:val="28"/>
        </w:rPr>
        <w:t>2C</w:t>
      </w:r>
      <w:r>
        <w:rPr>
          <w:rFonts w:hint="eastAsia"/>
          <w:sz w:val="24"/>
          <w:szCs w:val="28"/>
        </w:rPr>
        <w:t>模块的</w:t>
      </w:r>
      <w:proofErr w:type="gramStart"/>
      <w:r>
        <w:rPr>
          <w:rFonts w:hint="eastAsia"/>
          <w:sz w:val="24"/>
          <w:szCs w:val="28"/>
        </w:rPr>
        <w:t>最</w:t>
      </w:r>
      <w:proofErr w:type="gramEnd"/>
      <w:r>
        <w:rPr>
          <w:rFonts w:hint="eastAsia"/>
          <w:sz w:val="24"/>
          <w:szCs w:val="28"/>
        </w:rPr>
        <w:t>底层代码。</w:t>
      </w:r>
    </w:p>
    <w:p w14:paraId="61B06358" w14:textId="77777777" w:rsidR="00FF6AC4" w:rsidRDefault="00A653F3">
      <w:pPr>
        <w:ind w:firstLine="420"/>
        <w:rPr>
          <w:sz w:val="24"/>
          <w:szCs w:val="28"/>
        </w:rPr>
      </w:pPr>
      <w:r>
        <w:rPr>
          <w:rFonts w:hint="eastAsia"/>
          <w:sz w:val="24"/>
          <w:szCs w:val="28"/>
        </w:rPr>
        <w:t>接下来要利用软件I</w:t>
      </w:r>
      <w:r>
        <w:rPr>
          <w:sz w:val="24"/>
          <w:szCs w:val="28"/>
        </w:rPr>
        <w:t>2C</w:t>
      </w:r>
      <w:r>
        <w:rPr>
          <w:rFonts w:hint="eastAsia"/>
          <w:sz w:val="24"/>
          <w:szCs w:val="28"/>
        </w:rPr>
        <w:t>的读写逻辑，对A</w:t>
      </w:r>
      <w:r>
        <w:rPr>
          <w:sz w:val="24"/>
          <w:szCs w:val="28"/>
        </w:rPr>
        <w:t>D7745</w:t>
      </w:r>
      <w:r>
        <w:rPr>
          <w:rFonts w:hint="eastAsia"/>
          <w:sz w:val="24"/>
          <w:szCs w:val="28"/>
        </w:rPr>
        <w:t>内部寄存器</w:t>
      </w:r>
      <w:proofErr w:type="gramStart"/>
      <w:r>
        <w:rPr>
          <w:rFonts w:hint="eastAsia"/>
          <w:sz w:val="24"/>
          <w:szCs w:val="28"/>
        </w:rPr>
        <w:t>进行值</w:t>
      </w:r>
      <w:proofErr w:type="gramEnd"/>
      <w:r>
        <w:rPr>
          <w:rFonts w:hint="eastAsia"/>
          <w:sz w:val="24"/>
          <w:szCs w:val="28"/>
        </w:rPr>
        <w:t>的写入以及读取（在代码中体现在</w:t>
      </w:r>
      <w:r>
        <w:rPr>
          <w:sz w:val="24"/>
          <w:szCs w:val="28"/>
        </w:rPr>
        <w:t>AD7745</w:t>
      </w:r>
      <w:r>
        <w:rPr>
          <w:rFonts w:hint="eastAsia"/>
          <w:sz w:val="24"/>
          <w:szCs w:val="28"/>
        </w:rPr>
        <w:t>这一个c文件中）。下面先对一些主要的寄存器的值进行说明：</w:t>
      </w:r>
    </w:p>
    <w:p w14:paraId="04ED15AA" w14:textId="77777777" w:rsidR="00FF6AC4" w:rsidRPr="00050FE8" w:rsidRDefault="00A653F3">
      <w:pPr>
        <w:numPr>
          <w:ilvl w:val="0"/>
          <w:numId w:val="1"/>
        </w:numPr>
        <w:rPr>
          <w:b/>
          <w:bCs/>
          <w:sz w:val="24"/>
          <w:szCs w:val="28"/>
          <w:rPrChange w:id="96" w:author="quanzhen duan" w:date="2025-12-05T16:09:00Z">
            <w:rPr>
              <w:sz w:val="24"/>
              <w:szCs w:val="28"/>
            </w:rPr>
          </w:rPrChange>
        </w:rPr>
      </w:pPr>
      <w:r w:rsidRPr="00050FE8">
        <w:rPr>
          <w:rFonts w:hint="eastAsia"/>
          <w:b/>
          <w:bCs/>
          <w:sz w:val="24"/>
          <w:szCs w:val="28"/>
          <w:rPrChange w:id="97" w:author="quanzhen duan" w:date="2025-12-05T16:09:00Z">
            <w:rPr>
              <w:rFonts w:hint="eastAsia"/>
              <w:sz w:val="24"/>
              <w:szCs w:val="28"/>
            </w:rPr>
          </w:rPrChange>
        </w:rPr>
        <w:t>电容设置寄存器（</w:t>
      </w:r>
      <w:r w:rsidRPr="00050FE8">
        <w:rPr>
          <w:b/>
          <w:bCs/>
          <w:sz w:val="24"/>
          <w:szCs w:val="28"/>
          <w:rPrChange w:id="98" w:author="quanzhen duan" w:date="2025-12-05T16:09:00Z">
            <w:rPr>
              <w:sz w:val="24"/>
              <w:szCs w:val="28"/>
            </w:rPr>
          </w:rPrChange>
        </w:rPr>
        <w:t>CAP SET-UP REGISTER</w:t>
      </w:r>
      <w:r w:rsidRPr="00050FE8">
        <w:rPr>
          <w:rFonts w:hint="eastAsia"/>
          <w:b/>
          <w:bCs/>
          <w:sz w:val="24"/>
          <w:szCs w:val="28"/>
          <w:rPrChange w:id="99" w:author="quanzhen duan" w:date="2025-12-05T16:09:00Z">
            <w:rPr>
              <w:rFonts w:hint="eastAsia"/>
              <w:sz w:val="24"/>
              <w:szCs w:val="28"/>
            </w:rPr>
          </w:rPrChange>
        </w:rPr>
        <w:t>）</w:t>
      </w:r>
    </w:p>
    <w:p w14:paraId="1664CD7D" w14:textId="77777777" w:rsidR="00FF6AC4" w:rsidRDefault="00A653F3">
      <w:pPr>
        <w:ind w:firstLine="420"/>
        <w:rPr>
          <w:sz w:val="24"/>
          <w:szCs w:val="28"/>
        </w:rPr>
      </w:pPr>
      <w:r>
        <w:rPr>
          <w:rFonts w:hint="eastAsia"/>
          <w:color w:val="FF0000"/>
          <w:sz w:val="24"/>
          <w:szCs w:val="28"/>
        </w:rPr>
        <w:t>（</w:t>
      </w:r>
      <w:r>
        <w:rPr>
          <w:color w:val="FF0000"/>
          <w:sz w:val="24"/>
          <w:szCs w:val="28"/>
        </w:rPr>
        <w:t>8bit</w:t>
      </w:r>
      <w:r>
        <w:rPr>
          <w:rFonts w:hint="eastAsia"/>
          <w:color w:val="FF0000"/>
          <w:sz w:val="24"/>
          <w:szCs w:val="28"/>
        </w:rPr>
        <w:t>，地址指针</w:t>
      </w:r>
      <w:r>
        <w:rPr>
          <w:color w:val="FF0000"/>
          <w:sz w:val="24"/>
          <w:szCs w:val="28"/>
        </w:rPr>
        <w:t xml:space="preserve"> 0x07</w:t>
      </w:r>
      <w:r>
        <w:rPr>
          <w:rFonts w:hint="eastAsia"/>
          <w:color w:val="FF0000"/>
          <w:sz w:val="24"/>
          <w:szCs w:val="28"/>
        </w:rPr>
        <w:t>，默认值</w:t>
      </w:r>
      <w:r>
        <w:rPr>
          <w:color w:val="FF0000"/>
          <w:sz w:val="24"/>
          <w:szCs w:val="28"/>
        </w:rPr>
        <w:t xml:space="preserve"> 0x00</w:t>
      </w:r>
      <w:r>
        <w:rPr>
          <w:rFonts w:hint="eastAsia"/>
          <w:color w:val="FF0000"/>
          <w:sz w:val="24"/>
          <w:szCs w:val="28"/>
        </w:rPr>
        <w:t>）</w:t>
      </w:r>
    </w:p>
    <w:p w14:paraId="342BE6C3" w14:textId="77777777" w:rsidR="00FF6AC4" w:rsidRDefault="00A653F3">
      <w:pPr>
        <w:ind w:firstLine="420"/>
        <w:rPr>
          <w:sz w:val="24"/>
          <w:szCs w:val="28"/>
        </w:rPr>
      </w:pPr>
      <w:r>
        <w:rPr>
          <w:rFonts w:hint="eastAsia"/>
          <w:sz w:val="24"/>
          <w:szCs w:val="28"/>
        </w:rPr>
        <w:t>在该寄存器中，第</w:t>
      </w:r>
      <w:r>
        <w:rPr>
          <w:sz w:val="24"/>
          <w:szCs w:val="28"/>
        </w:rPr>
        <w:t>7</w:t>
      </w:r>
      <w:r>
        <w:rPr>
          <w:rFonts w:hint="eastAsia"/>
          <w:sz w:val="24"/>
          <w:szCs w:val="28"/>
        </w:rPr>
        <w:t>位</w:t>
      </w:r>
      <w:r>
        <w:rPr>
          <w:sz w:val="24"/>
          <w:szCs w:val="28"/>
        </w:rPr>
        <w:t>CAPEN</w:t>
      </w:r>
      <w:r>
        <w:rPr>
          <w:rFonts w:hint="eastAsia"/>
          <w:sz w:val="24"/>
          <w:szCs w:val="28"/>
        </w:rPr>
        <w:t>可实现电容通道的单次转换、连续转换或校准，高电平使能；第</w:t>
      </w:r>
      <w:r>
        <w:rPr>
          <w:sz w:val="24"/>
          <w:szCs w:val="28"/>
        </w:rPr>
        <w:t>5</w:t>
      </w:r>
      <w:r>
        <w:rPr>
          <w:rFonts w:hint="eastAsia"/>
          <w:sz w:val="24"/>
          <w:szCs w:val="28"/>
        </w:rPr>
        <w:t>为</w:t>
      </w:r>
      <w:r>
        <w:rPr>
          <w:sz w:val="24"/>
          <w:szCs w:val="28"/>
        </w:rPr>
        <w:t>DIFF</w:t>
      </w:r>
      <w:r>
        <w:rPr>
          <w:rFonts w:hint="eastAsia"/>
          <w:sz w:val="24"/>
          <w:szCs w:val="28"/>
        </w:rPr>
        <w:t>为调节切换电容读入的差分</w:t>
      </w:r>
      <w:r>
        <w:rPr>
          <w:sz w:val="24"/>
          <w:szCs w:val="28"/>
        </w:rPr>
        <w:t>/</w:t>
      </w:r>
      <w:r>
        <w:rPr>
          <w:rFonts w:hint="eastAsia"/>
          <w:sz w:val="24"/>
          <w:szCs w:val="28"/>
        </w:rPr>
        <w:t>单端模式，第</w:t>
      </w:r>
      <w:r>
        <w:rPr>
          <w:sz w:val="24"/>
          <w:szCs w:val="28"/>
        </w:rPr>
        <w:t>0</w:t>
      </w:r>
      <w:r>
        <w:rPr>
          <w:rFonts w:hint="eastAsia"/>
          <w:sz w:val="24"/>
          <w:szCs w:val="28"/>
        </w:rPr>
        <w:t>位</w:t>
      </w:r>
      <w:r>
        <w:rPr>
          <w:sz w:val="24"/>
          <w:szCs w:val="28"/>
        </w:rPr>
        <w:t>CAPCHOP</w:t>
      </w:r>
      <w:r>
        <w:rPr>
          <w:rFonts w:hint="eastAsia"/>
          <w:sz w:val="24"/>
          <w:szCs w:val="28"/>
        </w:rPr>
        <w:t>为打开</w:t>
      </w:r>
      <w:r>
        <w:rPr>
          <w:sz w:val="24"/>
          <w:szCs w:val="28"/>
        </w:rPr>
        <w:t>AD7745</w:t>
      </w:r>
      <w:r>
        <w:rPr>
          <w:rFonts w:hint="eastAsia"/>
          <w:sz w:val="24"/>
          <w:szCs w:val="28"/>
        </w:rPr>
        <w:t>的斩波开关，可有效提升</w:t>
      </w:r>
      <w:r>
        <w:rPr>
          <w:sz w:val="24"/>
          <w:szCs w:val="28"/>
        </w:rPr>
        <w:t>AD7745</w:t>
      </w:r>
      <w:r>
        <w:rPr>
          <w:rFonts w:hint="eastAsia"/>
          <w:sz w:val="24"/>
          <w:szCs w:val="28"/>
        </w:rPr>
        <w:t>的测量精度。</w:t>
      </w:r>
    </w:p>
    <w:p w14:paraId="1340A314" w14:textId="77777777" w:rsidR="00FF6AC4" w:rsidDel="000A4F39" w:rsidRDefault="00A653F3">
      <w:pPr>
        <w:ind w:firstLine="420"/>
        <w:rPr>
          <w:del w:id="100" w:author="quanzhen duan" w:date="2025-12-05T16:09:00Z"/>
          <w:color w:val="FF0000"/>
          <w:sz w:val="24"/>
          <w:szCs w:val="28"/>
        </w:rPr>
      </w:pPr>
      <w:r>
        <w:rPr>
          <w:rFonts w:hint="eastAsia"/>
          <w:color w:val="FF0000"/>
          <w:sz w:val="24"/>
          <w:szCs w:val="28"/>
        </w:rPr>
        <w:lastRenderedPageBreak/>
        <w:t>本次使用的配置为：</w:t>
      </w:r>
      <w:r>
        <w:rPr>
          <w:color w:val="FF0000"/>
          <w:sz w:val="24"/>
          <w:szCs w:val="28"/>
        </w:rPr>
        <w:t>0x81</w:t>
      </w:r>
      <w:r>
        <w:rPr>
          <w:rFonts w:hint="eastAsia"/>
          <w:color w:val="FF0000"/>
          <w:sz w:val="24"/>
          <w:szCs w:val="28"/>
        </w:rPr>
        <w:t>（即采用单端输入，且开启斩波开关提高精度）。</w:t>
      </w:r>
    </w:p>
    <w:p w14:paraId="5B1137CD" w14:textId="77777777" w:rsidR="00FF6AC4" w:rsidRDefault="00FF6AC4" w:rsidP="000A4F39">
      <w:pPr>
        <w:ind w:firstLine="420"/>
        <w:rPr>
          <w:sz w:val="24"/>
          <w:szCs w:val="28"/>
        </w:rPr>
      </w:pPr>
    </w:p>
    <w:p w14:paraId="31BD00BF" w14:textId="77777777" w:rsidR="00FF6AC4" w:rsidRPr="000A4F39" w:rsidRDefault="00A653F3">
      <w:pPr>
        <w:numPr>
          <w:ilvl w:val="0"/>
          <w:numId w:val="1"/>
        </w:numPr>
        <w:rPr>
          <w:b/>
          <w:bCs/>
          <w:sz w:val="24"/>
          <w:szCs w:val="28"/>
          <w:rPrChange w:id="101" w:author="quanzhen duan" w:date="2025-12-05T16:09:00Z">
            <w:rPr>
              <w:sz w:val="24"/>
              <w:szCs w:val="28"/>
            </w:rPr>
          </w:rPrChange>
        </w:rPr>
      </w:pPr>
      <w:r w:rsidRPr="000A4F39">
        <w:rPr>
          <w:b/>
          <w:bCs/>
          <w:sz w:val="24"/>
          <w:szCs w:val="28"/>
          <w:rPrChange w:id="102" w:author="quanzhen duan" w:date="2025-12-05T16:09:00Z">
            <w:rPr>
              <w:sz w:val="24"/>
              <w:szCs w:val="28"/>
            </w:rPr>
          </w:rPrChange>
        </w:rPr>
        <w:t>EXC</w:t>
      </w:r>
      <w:r w:rsidRPr="000A4F39">
        <w:rPr>
          <w:rFonts w:hint="eastAsia"/>
          <w:b/>
          <w:bCs/>
          <w:sz w:val="24"/>
          <w:szCs w:val="28"/>
          <w:rPrChange w:id="103" w:author="quanzhen duan" w:date="2025-12-05T16:09:00Z">
            <w:rPr>
              <w:rFonts w:hint="eastAsia"/>
              <w:sz w:val="24"/>
              <w:szCs w:val="28"/>
            </w:rPr>
          </w:rPrChange>
        </w:rPr>
        <w:t>设置寄存器（</w:t>
      </w:r>
      <w:r w:rsidRPr="000A4F39">
        <w:rPr>
          <w:b/>
          <w:bCs/>
          <w:sz w:val="24"/>
          <w:szCs w:val="28"/>
          <w:rPrChange w:id="104" w:author="quanzhen duan" w:date="2025-12-05T16:09:00Z">
            <w:rPr>
              <w:sz w:val="24"/>
              <w:szCs w:val="28"/>
            </w:rPr>
          </w:rPrChange>
        </w:rPr>
        <w:t>EXC SET-UP REGISTER</w:t>
      </w:r>
      <w:r w:rsidRPr="000A4F39">
        <w:rPr>
          <w:rFonts w:hint="eastAsia"/>
          <w:b/>
          <w:bCs/>
          <w:sz w:val="24"/>
          <w:szCs w:val="28"/>
          <w:rPrChange w:id="105" w:author="quanzhen duan" w:date="2025-12-05T16:09:00Z">
            <w:rPr>
              <w:rFonts w:hint="eastAsia"/>
              <w:sz w:val="24"/>
              <w:szCs w:val="28"/>
            </w:rPr>
          </w:rPrChange>
        </w:rPr>
        <w:t>）</w:t>
      </w:r>
    </w:p>
    <w:p w14:paraId="3AD267FE" w14:textId="77777777" w:rsidR="00FF6AC4" w:rsidRDefault="00A653F3">
      <w:pPr>
        <w:ind w:firstLine="420"/>
        <w:rPr>
          <w:color w:val="FF0000"/>
          <w:sz w:val="24"/>
          <w:szCs w:val="28"/>
        </w:rPr>
      </w:pPr>
      <w:r>
        <w:rPr>
          <w:rFonts w:hint="eastAsia"/>
          <w:color w:val="FF0000"/>
          <w:sz w:val="24"/>
          <w:szCs w:val="28"/>
        </w:rPr>
        <w:t>（</w:t>
      </w:r>
      <w:r>
        <w:rPr>
          <w:color w:val="FF0000"/>
          <w:sz w:val="24"/>
          <w:szCs w:val="28"/>
        </w:rPr>
        <w:t>8bit</w:t>
      </w:r>
      <w:r>
        <w:rPr>
          <w:rFonts w:hint="eastAsia"/>
          <w:color w:val="FF0000"/>
          <w:sz w:val="24"/>
          <w:szCs w:val="28"/>
        </w:rPr>
        <w:t>，地址指针</w:t>
      </w:r>
      <w:r>
        <w:rPr>
          <w:color w:val="FF0000"/>
          <w:sz w:val="24"/>
          <w:szCs w:val="28"/>
        </w:rPr>
        <w:t xml:space="preserve"> 0x09</w:t>
      </w:r>
      <w:r>
        <w:rPr>
          <w:rFonts w:hint="eastAsia"/>
          <w:color w:val="FF0000"/>
          <w:sz w:val="24"/>
          <w:szCs w:val="28"/>
        </w:rPr>
        <w:t>，默认值</w:t>
      </w:r>
      <w:r>
        <w:rPr>
          <w:color w:val="FF0000"/>
          <w:sz w:val="24"/>
          <w:szCs w:val="28"/>
        </w:rPr>
        <w:t xml:space="preserve"> 0x03</w:t>
      </w:r>
      <w:r>
        <w:rPr>
          <w:rFonts w:hint="eastAsia"/>
          <w:color w:val="FF0000"/>
          <w:sz w:val="24"/>
          <w:szCs w:val="28"/>
        </w:rPr>
        <w:t>）</w:t>
      </w:r>
    </w:p>
    <w:p w14:paraId="34EC557D" w14:textId="77777777" w:rsidR="00FF6AC4" w:rsidRDefault="00A653F3">
      <w:pPr>
        <w:ind w:firstLine="420"/>
        <w:rPr>
          <w:sz w:val="24"/>
          <w:szCs w:val="28"/>
        </w:rPr>
      </w:pPr>
      <w:r>
        <w:rPr>
          <w:rFonts w:hint="eastAsia"/>
          <w:sz w:val="24"/>
          <w:szCs w:val="28"/>
        </w:rPr>
        <w:t>在该寄存器中，第</w:t>
      </w:r>
      <w:r>
        <w:rPr>
          <w:sz w:val="24"/>
          <w:szCs w:val="28"/>
        </w:rPr>
        <w:t>7</w:t>
      </w:r>
      <w:r>
        <w:rPr>
          <w:rFonts w:hint="eastAsia"/>
          <w:sz w:val="24"/>
          <w:szCs w:val="28"/>
        </w:rPr>
        <w:t>位</w:t>
      </w:r>
      <w:r>
        <w:rPr>
          <w:sz w:val="24"/>
          <w:szCs w:val="28"/>
        </w:rPr>
        <w:t>CLKCTRL</w:t>
      </w:r>
      <w:r>
        <w:rPr>
          <w:rFonts w:hint="eastAsia"/>
          <w:sz w:val="24"/>
          <w:szCs w:val="28"/>
        </w:rPr>
        <w:t>为调节</w:t>
      </w:r>
      <w:r>
        <w:rPr>
          <w:sz w:val="24"/>
          <w:szCs w:val="28"/>
        </w:rPr>
        <w:t>AD7745</w:t>
      </w:r>
      <w:r>
        <w:rPr>
          <w:rFonts w:hint="eastAsia"/>
          <w:sz w:val="24"/>
          <w:szCs w:val="28"/>
        </w:rPr>
        <w:t>内部电容数字转换器的时钟频率，若为高电平采样频率减小为原来</w:t>
      </w:r>
      <w:r>
        <w:rPr>
          <w:sz w:val="24"/>
          <w:szCs w:val="28"/>
        </w:rPr>
        <w:t>1/2</w:t>
      </w:r>
      <w:r>
        <w:rPr>
          <w:rFonts w:hint="eastAsia"/>
          <w:sz w:val="24"/>
          <w:szCs w:val="28"/>
        </w:rPr>
        <w:t>，即转换时间为原先的</w:t>
      </w:r>
      <w:r>
        <w:rPr>
          <w:sz w:val="24"/>
          <w:szCs w:val="28"/>
        </w:rPr>
        <w:t>2</w:t>
      </w:r>
      <w:r>
        <w:rPr>
          <w:rFonts w:hint="eastAsia"/>
          <w:sz w:val="24"/>
          <w:szCs w:val="28"/>
        </w:rPr>
        <w:t>倍，但读出待测电容</w:t>
      </w:r>
      <w:proofErr w:type="gramStart"/>
      <w:r>
        <w:rPr>
          <w:rFonts w:hint="eastAsia"/>
          <w:sz w:val="24"/>
          <w:szCs w:val="28"/>
        </w:rPr>
        <w:t>容</w:t>
      </w:r>
      <w:proofErr w:type="gramEnd"/>
      <w:r>
        <w:rPr>
          <w:rFonts w:hint="eastAsia"/>
          <w:sz w:val="24"/>
          <w:szCs w:val="28"/>
        </w:rPr>
        <w:t>值将更加精确；第</w:t>
      </w:r>
      <w:r>
        <w:rPr>
          <w:sz w:val="24"/>
          <w:szCs w:val="28"/>
        </w:rPr>
        <w:t>5</w:t>
      </w:r>
      <w:r>
        <w:rPr>
          <w:rFonts w:hint="eastAsia"/>
          <w:sz w:val="24"/>
          <w:szCs w:val="28"/>
        </w:rPr>
        <w:t>位至第</w:t>
      </w:r>
      <w:r>
        <w:rPr>
          <w:sz w:val="24"/>
          <w:szCs w:val="28"/>
        </w:rPr>
        <w:t>0</w:t>
      </w:r>
      <w:r>
        <w:rPr>
          <w:rFonts w:hint="eastAsia"/>
          <w:sz w:val="24"/>
          <w:szCs w:val="28"/>
        </w:rPr>
        <w:t>位为控制激励电压的大小和方向。</w:t>
      </w:r>
    </w:p>
    <w:p w14:paraId="69986A8F" w14:textId="77777777" w:rsidR="00FF6AC4" w:rsidDel="000A4F39" w:rsidRDefault="00A653F3">
      <w:pPr>
        <w:ind w:firstLine="420"/>
        <w:rPr>
          <w:del w:id="106" w:author="quanzhen duan" w:date="2025-12-05T16:09:00Z"/>
          <w:color w:val="FF0000"/>
          <w:sz w:val="24"/>
          <w:szCs w:val="28"/>
        </w:rPr>
      </w:pPr>
      <w:r>
        <w:rPr>
          <w:rFonts w:hint="eastAsia"/>
          <w:color w:val="FF0000"/>
          <w:sz w:val="24"/>
          <w:szCs w:val="28"/>
        </w:rPr>
        <w:t>本次使用配置为：</w:t>
      </w:r>
      <w:r>
        <w:rPr>
          <w:color w:val="FF0000"/>
          <w:sz w:val="24"/>
          <w:szCs w:val="28"/>
        </w:rPr>
        <w:t>0x8B</w:t>
      </w:r>
      <w:r>
        <w:rPr>
          <w:rFonts w:hint="eastAsia"/>
          <w:color w:val="FF0000"/>
          <w:sz w:val="24"/>
          <w:szCs w:val="28"/>
        </w:rPr>
        <w:t>（由于本系统对于精度的要求大于频率，所以最高位选1。本次选择激励</w:t>
      </w:r>
      <w:r>
        <w:rPr>
          <w:color w:val="FF0000"/>
          <w:sz w:val="24"/>
          <w:szCs w:val="28"/>
        </w:rPr>
        <w:t>A,</w:t>
      </w:r>
      <w:r>
        <w:rPr>
          <w:rFonts w:hint="eastAsia"/>
          <w:color w:val="FF0000"/>
          <w:sz w:val="24"/>
          <w:szCs w:val="28"/>
        </w:rPr>
        <w:t>激励电压为满电源电压。）</w:t>
      </w:r>
    </w:p>
    <w:p w14:paraId="33A645FB" w14:textId="77777777" w:rsidR="00FF6AC4" w:rsidRDefault="00FF6AC4" w:rsidP="000A4F39">
      <w:pPr>
        <w:ind w:firstLine="420"/>
        <w:rPr>
          <w:sz w:val="24"/>
          <w:szCs w:val="28"/>
        </w:rPr>
      </w:pPr>
    </w:p>
    <w:p w14:paraId="173CDB19" w14:textId="77777777" w:rsidR="00FF6AC4" w:rsidRPr="000A4F39" w:rsidRDefault="00A653F3">
      <w:pPr>
        <w:numPr>
          <w:ilvl w:val="0"/>
          <w:numId w:val="1"/>
        </w:numPr>
        <w:rPr>
          <w:b/>
          <w:bCs/>
          <w:sz w:val="24"/>
          <w:szCs w:val="28"/>
          <w:rPrChange w:id="107" w:author="quanzhen duan" w:date="2025-12-05T16:09:00Z">
            <w:rPr>
              <w:sz w:val="24"/>
              <w:szCs w:val="28"/>
            </w:rPr>
          </w:rPrChange>
        </w:rPr>
      </w:pPr>
      <w:r w:rsidRPr="000A4F39">
        <w:rPr>
          <w:rFonts w:hint="eastAsia"/>
          <w:b/>
          <w:bCs/>
          <w:sz w:val="24"/>
          <w:szCs w:val="28"/>
          <w:rPrChange w:id="108" w:author="quanzhen duan" w:date="2025-12-05T16:09:00Z">
            <w:rPr>
              <w:rFonts w:hint="eastAsia"/>
              <w:sz w:val="24"/>
              <w:szCs w:val="28"/>
            </w:rPr>
          </w:rPrChange>
        </w:rPr>
        <w:t>配置寄存器（</w:t>
      </w:r>
      <w:r w:rsidRPr="000A4F39">
        <w:rPr>
          <w:b/>
          <w:bCs/>
          <w:sz w:val="24"/>
          <w:szCs w:val="28"/>
          <w:rPrChange w:id="109" w:author="quanzhen duan" w:date="2025-12-05T16:09:00Z">
            <w:rPr>
              <w:sz w:val="24"/>
              <w:szCs w:val="28"/>
            </w:rPr>
          </w:rPrChange>
        </w:rPr>
        <w:t>CONFIGURATION REGISTER</w:t>
      </w:r>
      <w:r w:rsidRPr="000A4F39">
        <w:rPr>
          <w:rFonts w:hint="eastAsia"/>
          <w:b/>
          <w:bCs/>
          <w:sz w:val="24"/>
          <w:szCs w:val="28"/>
          <w:rPrChange w:id="110" w:author="quanzhen duan" w:date="2025-12-05T16:09:00Z">
            <w:rPr>
              <w:rFonts w:hint="eastAsia"/>
              <w:sz w:val="24"/>
              <w:szCs w:val="28"/>
            </w:rPr>
          </w:rPrChange>
        </w:rPr>
        <w:t>）</w:t>
      </w:r>
    </w:p>
    <w:p w14:paraId="14AE1E2F" w14:textId="77777777" w:rsidR="00FF6AC4" w:rsidRDefault="00A653F3">
      <w:pPr>
        <w:ind w:firstLine="420"/>
        <w:rPr>
          <w:color w:val="FF0000"/>
          <w:sz w:val="24"/>
          <w:szCs w:val="28"/>
        </w:rPr>
      </w:pPr>
      <w:r>
        <w:rPr>
          <w:color w:val="FF0000"/>
          <w:sz w:val="24"/>
          <w:szCs w:val="28"/>
        </w:rPr>
        <w:t>(8bit</w:t>
      </w:r>
      <w:r>
        <w:rPr>
          <w:rFonts w:hint="eastAsia"/>
          <w:color w:val="FF0000"/>
          <w:sz w:val="24"/>
          <w:szCs w:val="28"/>
        </w:rPr>
        <w:t>，地址指针</w:t>
      </w:r>
      <w:r>
        <w:rPr>
          <w:color w:val="FF0000"/>
          <w:sz w:val="24"/>
          <w:szCs w:val="28"/>
        </w:rPr>
        <w:t xml:space="preserve"> 0x0A</w:t>
      </w:r>
      <w:r>
        <w:rPr>
          <w:rFonts w:hint="eastAsia"/>
          <w:color w:val="FF0000"/>
          <w:sz w:val="24"/>
          <w:szCs w:val="28"/>
        </w:rPr>
        <w:t>，默认值</w:t>
      </w:r>
      <w:r>
        <w:rPr>
          <w:color w:val="FF0000"/>
          <w:sz w:val="24"/>
          <w:szCs w:val="28"/>
        </w:rPr>
        <w:t xml:space="preserve"> 0xA0)</w:t>
      </w:r>
    </w:p>
    <w:p w14:paraId="76C8AB37" w14:textId="77777777" w:rsidR="00FF6AC4" w:rsidRDefault="00A653F3">
      <w:pPr>
        <w:ind w:firstLine="420"/>
        <w:rPr>
          <w:sz w:val="24"/>
          <w:szCs w:val="28"/>
        </w:rPr>
      </w:pPr>
      <w:r>
        <w:rPr>
          <w:rFonts w:hint="eastAsia"/>
          <w:sz w:val="24"/>
          <w:szCs w:val="28"/>
        </w:rPr>
        <w:t>在该寄存器中，第</w:t>
      </w:r>
      <w:r>
        <w:rPr>
          <w:sz w:val="24"/>
          <w:szCs w:val="28"/>
        </w:rPr>
        <w:t>5</w:t>
      </w:r>
      <w:r>
        <w:rPr>
          <w:rFonts w:hint="eastAsia"/>
          <w:sz w:val="24"/>
          <w:szCs w:val="28"/>
        </w:rPr>
        <w:t>，</w:t>
      </w:r>
      <w:r>
        <w:rPr>
          <w:sz w:val="24"/>
          <w:szCs w:val="28"/>
        </w:rPr>
        <w:t>4</w:t>
      </w:r>
      <w:r>
        <w:rPr>
          <w:rFonts w:hint="eastAsia"/>
          <w:sz w:val="24"/>
          <w:szCs w:val="28"/>
        </w:rPr>
        <w:t>，</w:t>
      </w:r>
      <w:r>
        <w:rPr>
          <w:sz w:val="24"/>
          <w:szCs w:val="28"/>
        </w:rPr>
        <w:t>3</w:t>
      </w:r>
      <w:r>
        <w:rPr>
          <w:rFonts w:hint="eastAsia"/>
          <w:sz w:val="24"/>
          <w:szCs w:val="28"/>
        </w:rPr>
        <w:t>位为内部电容数字转换器转换器的配置，配置为</w:t>
      </w:r>
      <w:r>
        <w:rPr>
          <w:sz w:val="24"/>
          <w:szCs w:val="28"/>
        </w:rPr>
        <w:t>111</w:t>
      </w:r>
      <w:r>
        <w:rPr>
          <w:rFonts w:hint="eastAsia"/>
          <w:sz w:val="24"/>
          <w:szCs w:val="28"/>
        </w:rPr>
        <w:t>的转换时间最长，</w:t>
      </w:r>
      <w:r>
        <w:rPr>
          <w:sz w:val="24"/>
          <w:szCs w:val="28"/>
        </w:rPr>
        <w:t>000</w:t>
      </w:r>
      <w:r>
        <w:rPr>
          <w:rFonts w:hint="eastAsia"/>
          <w:sz w:val="24"/>
          <w:szCs w:val="28"/>
        </w:rPr>
        <w:t>最短，但配置为</w:t>
      </w:r>
      <w:r>
        <w:rPr>
          <w:sz w:val="24"/>
          <w:szCs w:val="28"/>
        </w:rPr>
        <w:t>111</w:t>
      </w:r>
      <w:r>
        <w:rPr>
          <w:rFonts w:hint="eastAsia"/>
          <w:sz w:val="24"/>
          <w:szCs w:val="28"/>
        </w:rPr>
        <w:t>测量精确度同样也最高；第</w:t>
      </w:r>
      <w:r>
        <w:rPr>
          <w:sz w:val="24"/>
          <w:szCs w:val="28"/>
        </w:rPr>
        <w:t>2</w:t>
      </w:r>
      <w:r>
        <w:rPr>
          <w:rFonts w:hint="eastAsia"/>
          <w:sz w:val="24"/>
          <w:szCs w:val="28"/>
        </w:rPr>
        <w:t>，</w:t>
      </w:r>
      <w:r>
        <w:rPr>
          <w:sz w:val="24"/>
          <w:szCs w:val="28"/>
        </w:rPr>
        <w:t>1</w:t>
      </w:r>
      <w:r>
        <w:rPr>
          <w:rFonts w:hint="eastAsia"/>
          <w:sz w:val="24"/>
          <w:szCs w:val="28"/>
        </w:rPr>
        <w:t>，</w:t>
      </w:r>
      <w:r>
        <w:rPr>
          <w:sz w:val="24"/>
          <w:szCs w:val="28"/>
        </w:rPr>
        <w:t>0</w:t>
      </w:r>
      <w:r>
        <w:rPr>
          <w:rFonts w:hint="eastAsia"/>
          <w:sz w:val="24"/>
          <w:szCs w:val="28"/>
        </w:rPr>
        <w:t>位为转换模式设置，本次用到的转换模式为</w:t>
      </w:r>
      <w:r>
        <w:rPr>
          <w:sz w:val="24"/>
          <w:szCs w:val="28"/>
        </w:rPr>
        <w:t>001</w:t>
      </w:r>
      <w:r>
        <w:rPr>
          <w:rFonts w:hint="eastAsia"/>
          <w:sz w:val="24"/>
          <w:szCs w:val="28"/>
        </w:rPr>
        <w:t>（连续转换），</w:t>
      </w:r>
      <w:r>
        <w:rPr>
          <w:sz w:val="24"/>
          <w:szCs w:val="28"/>
        </w:rPr>
        <w:t>010</w:t>
      </w:r>
      <w:r>
        <w:rPr>
          <w:rFonts w:hint="eastAsia"/>
          <w:sz w:val="24"/>
          <w:szCs w:val="28"/>
        </w:rPr>
        <w:t>（单次转换），</w:t>
      </w:r>
      <w:r>
        <w:rPr>
          <w:sz w:val="24"/>
          <w:szCs w:val="28"/>
        </w:rPr>
        <w:t>101</w:t>
      </w:r>
      <w:r>
        <w:rPr>
          <w:rFonts w:hint="eastAsia"/>
          <w:sz w:val="24"/>
          <w:szCs w:val="28"/>
        </w:rPr>
        <w:t>（初始电容失调校准）。</w:t>
      </w:r>
    </w:p>
    <w:p w14:paraId="3FA72716" w14:textId="77777777" w:rsidR="00FF6AC4" w:rsidDel="00030607" w:rsidRDefault="00A653F3">
      <w:pPr>
        <w:ind w:firstLine="420"/>
        <w:rPr>
          <w:del w:id="111" w:author="quanzhen duan" w:date="2025-12-05T15:51:00Z"/>
          <w:color w:val="FF0000"/>
          <w:sz w:val="24"/>
          <w:szCs w:val="28"/>
        </w:rPr>
      </w:pPr>
      <w:r>
        <w:rPr>
          <w:rFonts w:hint="eastAsia"/>
          <w:color w:val="FF0000"/>
          <w:sz w:val="24"/>
          <w:szCs w:val="28"/>
        </w:rPr>
        <w:t>本次使用配置为：</w:t>
      </w:r>
      <w:r>
        <w:rPr>
          <w:color w:val="FF0000"/>
          <w:sz w:val="24"/>
          <w:szCs w:val="28"/>
        </w:rPr>
        <w:t>0x39</w:t>
      </w:r>
      <w:r>
        <w:rPr>
          <w:rFonts w:hint="eastAsia"/>
          <w:color w:val="FF0000"/>
          <w:sz w:val="24"/>
          <w:szCs w:val="28"/>
        </w:rPr>
        <w:t>（即转换时间最长，连续转换模式）</w:t>
      </w:r>
    </w:p>
    <w:p w14:paraId="12CF6D46" w14:textId="77777777" w:rsidR="00FF6AC4" w:rsidRDefault="00FF6AC4" w:rsidP="00D97D96">
      <w:pPr>
        <w:ind w:firstLine="420"/>
        <w:rPr>
          <w:color w:val="FF0000"/>
          <w:sz w:val="24"/>
          <w:szCs w:val="28"/>
        </w:rPr>
      </w:pPr>
    </w:p>
    <w:p w14:paraId="6B9478F5" w14:textId="7DE4E010" w:rsidR="00FF6AC4" w:rsidRPr="000A4F39" w:rsidRDefault="00A653F3">
      <w:pPr>
        <w:pStyle w:val="ad"/>
        <w:spacing w:line="240" w:lineRule="auto"/>
        <w:ind w:left="567" w:firstLineChars="0" w:firstLine="0"/>
        <w:rPr>
          <w:b/>
          <w:bCs/>
          <w:rPrChange w:id="112" w:author="quanzhen duan" w:date="2025-12-05T16:09:00Z">
            <w:rPr/>
          </w:rPrChange>
        </w:rPr>
        <w:pPrChange w:id="113" w:author="quanzhen duan" w:date="2025-12-05T16:06:00Z">
          <w:pPr>
            <w:pStyle w:val="ad"/>
            <w:ind w:left="567" w:firstLineChars="0" w:firstLine="0"/>
          </w:pPr>
        </w:pPrChange>
      </w:pPr>
      <w:del w:id="114" w:author="quanzhen duan" w:date="2025-12-05T16:09:00Z">
        <w:r w:rsidRPr="000A4F39" w:rsidDel="000A4F39">
          <w:rPr>
            <w:rFonts w:hint="eastAsia"/>
            <w:b/>
            <w:bCs/>
            <w:rPrChange w:id="115" w:author="quanzhen duan" w:date="2025-12-05T16:09:00Z">
              <w:rPr>
                <w:rFonts w:hint="eastAsia"/>
              </w:rPr>
            </w:rPrChange>
          </w:rPr>
          <w:delText>（</w:delText>
        </w:r>
        <w:r w:rsidRPr="000A4F39" w:rsidDel="000A4F39">
          <w:rPr>
            <w:b/>
            <w:bCs/>
            <w:rPrChange w:id="116" w:author="quanzhen duan" w:date="2025-12-05T16:09:00Z">
              <w:rPr/>
            </w:rPrChange>
          </w:rPr>
          <w:delText>4）</w:delText>
        </w:r>
      </w:del>
      <w:ins w:id="117" w:author="quanzhen duan" w:date="2025-12-05T16:09:00Z">
        <w:r w:rsidR="000A4F39">
          <w:rPr>
            <w:rFonts w:hint="eastAsia"/>
            <w:b/>
            <w:bCs/>
          </w:rPr>
          <w:t>（4）</w:t>
        </w:r>
      </w:ins>
      <w:r w:rsidRPr="000A4F39">
        <w:rPr>
          <w:rFonts w:hint="eastAsia"/>
          <w:b/>
          <w:bCs/>
          <w:rPrChange w:id="118" w:author="quanzhen duan" w:date="2025-12-05T16:09:00Z">
            <w:rPr>
              <w:rFonts w:hint="eastAsia"/>
            </w:rPr>
          </w:rPrChange>
        </w:rPr>
        <w:t>电容值寄存器（</w:t>
      </w:r>
      <w:r w:rsidRPr="000A4F39">
        <w:rPr>
          <w:b/>
          <w:bCs/>
          <w:rPrChange w:id="119" w:author="quanzhen duan" w:date="2025-12-05T16:09:00Z">
            <w:rPr/>
          </w:rPrChange>
        </w:rPr>
        <w:t>CAP_DATA H/M/L REGISTER</w:t>
      </w:r>
      <w:r w:rsidRPr="000A4F39">
        <w:rPr>
          <w:rFonts w:hint="eastAsia"/>
          <w:b/>
          <w:bCs/>
          <w:rPrChange w:id="120" w:author="quanzhen duan" w:date="2025-12-05T16:09:00Z">
            <w:rPr>
              <w:rFonts w:hint="eastAsia"/>
            </w:rPr>
          </w:rPrChange>
        </w:rPr>
        <w:t>）</w:t>
      </w:r>
    </w:p>
    <w:p w14:paraId="39F13941" w14:textId="77777777" w:rsidR="00FF6AC4" w:rsidRDefault="00A653F3">
      <w:pPr>
        <w:pStyle w:val="ad"/>
        <w:spacing w:line="240" w:lineRule="auto"/>
        <w:ind w:firstLine="480"/>
        <w:rPr>
          <w:color w:val="FF0000"/>
        </w:rPr>
        <w:pPrChange w:id="121" w:author="quanzhen duan" w:date="2025-12-05T16:06:00Z">
          <w:pPr>
            <w:pStyle w:val="ad"/>
            <w:ind w:firstLine="480"/>
          </w:pPr>
        </w:pPrChange>
      </w:pPr>
      <w:r>
        <w:rPr>
          <w:rFonts w:hint="eastAsia"/>
          <w:color w:val="FF0000"/>
        </w:rPr>
        <w:t>（</w:t>
      </w:r>
      <w:r>
        <w:rPr>
          <w:color w:val="FF0000"/>
        </w:rPr>
        <w:t>CAP</w:t>
      </w:r>
      <w:r>
        <w:rPr>
          <w:rFonts w:hint="eastAsia"/>
          <w:color w:val="FF0000"/>
        </w:rPr>
        <w:t>_</w:t>
      </w:r>
      <w:r>
        <w:rPr>
          <w:color w:val="FF0000"/>
        </w:rPr>
        <w:t xml:space="preserve">DATA H/M/L REGISTER </w:t>
      </w:r>
      <w:r>
        <w:rPr>
          <w:rFonts w:hint="eastAsia"/>
          <w:color w:val="FF0000"/>
        </w:rPr>
        <w:t>都是</w:t>
      </w:r>
      <w:r>
        <w:rPr>
          <w:color w:val="FF0000"/>
        </w:rPr>
        <w:t>8bit</w:t>
      </w:r>
      <w:r>
        <w:rPr>
          <w:rFonts w:hint="eastAsia"/>
          <w:color w:val="FF0000"/>
        </w:rPr>
        <w:t>，地址指针分别为0x</w:t>
      </w:r>
      <w:r>
        <w:rPr>
          <w:color w:val="FF0000"/>
        </w:rPr>
        <w:t>01</w:t>
      </w:r>
      <w:r>
        <w:rPr>
          <w:rFonts w:hint="eastAsia"/>
          <w:color w:val="FF0000"/>
        </w:rPr>
        <w:t>、0x</w:t>
      </w:r>
      <w:r>
        <w:rPr>
          <w:color w:val="FF0000"/>
        </w:rPr>
        <w:t>02</w:t>
      </w:r>
      <w:r>
        <w:rPr>
          <w:rFonts w:hint="eastAsia"/>
          <w:color w:val="FF0000"/>
        </w:rPr>
        <w:t>、0x</w:t>
      </w:r>
      <w:r>
        <w:rPr>
          <w:color w:val="FF0000"/>
        </w:rPr>
        <w:t>03</w:t>
      </w:r>
      <w:r>
        <w:rPr>
          <w:rFonts w:hint="eastAsia"/>
          <w:color w:val="FF0000"/>
        </w:rPr>
        <w:t>，默认值都是</w:t>
      </w:r>
      <w:r>
        <w:rPr>
          <w:color w:val="FF0000"/>
        </w:rPr>
        <w:t xml:space="preserve"> 0x00</w:t>
      </w:r>
      <w:r>
        <w:rPr>
          <w:rFonts w:hint="eastAsia"/>
          <w:color w:val="FF0000"/>
        </w:rPr>
        <w:t>）</w:t>
      </w:r>
    </w:p>
    <w:p w14:paraId="7B9F0E5D" w14:textId="77777777" w:rsidR="00FF6AC4" w:rsidRDefault="00A653F3">
      <w:pPr>
        <w:pStyle w:val="ad"/>
        <w:spacing w:line="240" w:lineRule="auto"/>
        <w:ind w:firstLine="480"/>
        <w:rPr>
          <w:color w:val="auto"/>
        </w:rPr>
        <w:pPrChange w:id="122" w:author="quanzhen duan" w:date="2025-12-05T16:06:00Z">
          <w:pPr>
            <w:pStyle w:val="ad"/>
            <w:spacing w:line="360" w:lineRule="auto"/>
            <w:ind w:firstLine="480"/>
          </w:pPr>
        </w:pPrChange>
      </w:pPr>
      <w:r>
        <w:rPr>
          <w:rFonts w:hint="eastAsia"/>
          <w:color w:val="auto"/>
        </w:rPr>
        <w:t>在A</w:t>
      </w:r>
      <w:r>
        <w:rPr>
          <w:color w:val="auto"/>
        </w:rPr>
        <w:t>D7745</w:t>
      </w:r>
      <w:r>
        <w:rPr>
          <w:rFonts w:hint="eastAsia"/>
          <w:color w:val="auto"/>
        </w:rPr>
        <w:t>芯片完成电容信号到数字信号的转化后，其结果分为高中低位分别储存在这三个寄存器中，我们要通过I</w:t>
      </w:r>
      <w:r>
        <w:rPr>
          <w:color w:val="auto"/>
        </w:rPr>
        <w:t>2C</w:t>
      </w:r>
      <w:r>
        <w:rPr>
          <w:rFonts w:hint="eastAsia"/>
          <w:color w:val="auto"/>
        </w:rPr>
        <w:t>读取协议将电容值读出。</w:t>
      </w:r>
    </w:p>
    <w:p w14:paraId="322B77D0" w14:textId="77777777" w:rsidR="00FF6AC4" w:rsidRDefault="00A653F3">
      <w:pPr>
        <w:pStyle w:val="ad"/>
        <w:spacing w:line="360" w:lineRule="auto"/>
        <w:ind w:firstLine="480"/>
        <w:rPr>
          <w:color w:val="auto"/>
        </w:rPr>
      </w:pPr>
      <w:r>
        <w:rPr>
          <w:rFonts w:hint="eastAsia"/>
          <w:color w:val="auto"/>
        </w:rPr>
        <w:t>在读取电容值的函数</w:t>
      </w:r>
      <w:r>
        <w:rPr>
          <w:color w:val="auto"/>
        </w:rPr>
        <w:t>AD7745_GetData</w:t>
      </w:r>
      <w:r>
        <w:rPr>
          <w:rFonts w:hint="eastAsia"/>
          <w:color w:val="auto"/>
        </w:rPr>
        <w:t>中，进行了对三个寄存器中读出的值的处理，以此来获得正确的电容值。</w:t>
      </w:r>
      <w:r>
        <w:rPr>
          <w:color w:val="auto"/>
        </w:rPr>
        <w:t>0-4.096pF</w:t>
      </w:r>
      <w:r>
        <w:rPr>
          <w:rFonts w:hint="eastAsia"/>
          <w:color w:val="auto"/>
        </w:rPr>
        <w:t>对应的寄存器</w:t>
      </w:r>
      <w:proofErr w:type="gramStart"/>
      <w:r>
        <w:rPr>
          <w:rFonts w:hint="eastAsia"/>
          <w:color w:val="auto"/>
        </w:rPr>
        <w:t>读出值</w:t>
      </w:r>
      <w:proofErr w:type="gramEnd"/>
      <w:r>
        <w:rPr>
          <w:rFonts w:hint="eastAsia"/>
          <w:color w:val="auto"/>
        </w:rPr>
        <w:t>为</w:t>
      </w:r>
      <w:r>
        <w:rPr>
          <w:color w:val="auto"/>
        </w:rPr>
        <w:t>0x800000</w:t>
      </w:r>
      <w:r>
        <w:rPr>
          <w:rFonts w:hint="eastAsia"/>
          <w:color w:val="auto"/>
        </w:rPr>
        <w:lastRenderedPageBreak/>
        <w:t>至</w:t>
      </w:r>
      <w:r>
        <w:rPr>
          <w:color w:val="auto"/>
        </w:rPr>
        <w:t>0xFFFFFF</w:t>
      </w:r>
      <w:r>
        <w:rPr>
          <w:rFonts w:hint="eastAsia"/>
          <w:color w:val="auto"/>
        </w:rPr>
        <w:t>，此时转换公式可表示为：</w:t>
      </w:r>
    </w:p>
    <w:p w14:paraId="42DCBFF8" w14:textId="77777777" w:rsidR="00FF6AC4" w:rsidRDefault="00AC29C5">
      <w:pPr>
        <w:pStyle w:val="ad"/>
        <w:spacing w:line="360" w:lineRule="auto"/>
        <w:ind w:firstLine="480"/>
      </w:pPr>
      <m:oMathPara>
        <m:oMath>
          <m:eqArr>
            <m:eqArrPr>
              <m:maxDist m:val="1"/>
              <m:ctrlPr>
                <w:rPr>
                  <w:rFonts w:ascii="Cambria Math" w:hAnsi="Cambria Math"/>
                </w:rPr>
              </m:ctrlPr>
            </m:eqArrPr>
            <m:e>
              <m:f>
                <m:fPr>
                  <m:ctrlPr>
                    <w:rPr>
                      <w:rFonts w:ascii="Cambria Math" w:hAnsi="Cambria Math"/>
                      <w:b/>
                      <w:bCs/>
                    </w:rPr>
                  </m:ctrlPr>
                </m:fPr>
                <m:num>
                  <m:r>
                    <m:rPr>
                      <m:nor/>
                    </m:rPr>
                    <w:rPr>
                      <w:b/>
                      <w:bCs/>
                    </w:rPr>
                    <m:t>Capdata-0x800000</m:t>
                  </m:r>
                </m:num>
                <m:den>
                  <m:r>
                    <m:rPr>
                      <m:nor/>
                    </m:rPr>
                    <w:rPr>
                      <w:b/>
                      <w:bCs/>
                    </w:rPr>
                    <m:t>0xFFFFFF-0x800000</m:t>
                  </m:r>
                </m:den>
              </m:f>
              <m:r>
                <m:rPr>
                  <m:nor/>
                </m:rPr>
                <w:rPr>
                  <w:b/>
                  <w:bCs/>
                </w:rPr>
                <m:t>=</m:t>
              </m:r>
              <m:f>
                <m:fPr>
                  <m:ctrlPr>
                    <w:rPr>
                      <w:rFonts w:ascii="Cambria Math" w:hAnsi="Cambria Math"/>
                      <w:b/>
                      <w:bCs/>
                    </w:rPr>
                  </m:ctrlPr>
                </m:fPr>
                <m:num>
                  <m:r>
                    <m:rPr>
                      <m:nor/>
                    </m:rPr>
                    <w:rPr>
                      <w:b/>
                      <w:bCs/>
                    </w:rPr>
                    <m:t>result</m:t>
                  </m:r>
                </m:num>
                <m:den>
                  <m:r>
                    <m:rPr>
                      <m:nor/>
                    </m:rPr>
                    <w:rPr>
                      <w:b/>
                      <w:bCs/>
                    </w:rPr>
                    <m:t>4.096pF</m:t>
                  </m:r>
                </m:den>
              </m:f>
              <m:r>
                <m:rPr>
                  <m:sty m:val="p"/>
                </m:rPr>
                <w:rPr>
                  <w:rFonts w:ascii="Cambria Math" w:hAnsi="Cambria Math"/>
                </w:rPr>
                <m:t>#</m:t>
              </m:r>
              <m:r>
                <m:rPr>
                  <m:sty m:val="b"/>
                </m:rPr>
                <w:rPr>
                  <w:rFonts w:ascii="Cambria Math" w:hAnsi="Cambria Math"/>
                </w:rPr>
                <m:t>(5)</m:t>
              </m:r>
              <m:r>
                <m:rPr>
                  <m:sty m:val="p"/>
                </m:rPr>
                <w:rPr>
                  <w:rFonts w:ascii="Cambria Math" w:hAnsi="Cambria Math"/>
                </w:rPr>
                <m:t>#</m:t>
              </m:r>
            </m:e>
          </m:eqArr>
        </m:oMath>
      </m:oMathPara>
    </w:p>
    <w:p w14:paraId="1B85EEA2" w14:textId="77777777" w:rsidR="00FF6AC4" w:rsidRDefault="00A653F3">
      <w:pPr>
        <w:pStyle w:val="ad"/>
        <w:spacing w:line="360" w:lineRule="auto"/>
        <w:ind w:firstLine="480"/>
        <w:rPr>
          <w:color w:val="auto"/>
        </w:rPr>
      </w:pPr>
      <w:r>
        <w:rPr>
          <w:rFonts w:hint="eastAsia"/>
          <w:color w:val="auto"/>
        </w:rPr>
        <w:t>即，</w:t>
      </w:r>
    </w:p>
    <w:p w14:paraId="35C7FDBD" w14:textId="77777777" w:rsidR="00FF6AC4" w:rsidRDefault="00AC29C5">
      <w:pPr>
        <w:pStyle w:val="ad"/>
        <w:spacing w:line="360" w:lineRule="auto"/>
        <w:ind w:firstLine="480"/>
      </w:pPr>
      <m:oMathPara>
        <m:oMath>
          <m:eqArr>
            <m:eqArrPr>
              <m:maxDist m:val="1"/>
              <m:ctrlPr>
                <w:rPr>
                  <w:rFonts w:ascii="Cambria Math" w:hAnsi="Cambria Math"/>
                </w:rPr>
              </m:ctrlPr>
            </m:eqArrPr>
            <m:e>
              <w:bookmarkStart w:id="123" w:name="_Hlk214735303"/>
              <w:bookmarkStart w:id="124" w:name="_Hlk214735229"/>
              <m:r>
                <m:rPr>
                  <m:nor/>
                </m:rPr>
                <w:rPr>
                  <w:b/>
                  <w:bCs/>
                </w:rPr>
                <m:t>result=</m:t>
              </m:r>
              <m:f>
                <m:fPr>
                  <m:ctrlPr>
                    <w:rPr>
                      <w:rFonts w:ascii="Cambria Math" w:hAnsi="Cambria Math"/>
                      <w:b/>
                      <w:bCs/>
                    </w:rPr>
                  </m:ctrlPr>
                </m:fPr>
                <m:num>
                  <m:r>
                    <m:rPr>
                      <m:nor/>
                    </m:rPr>
                    <w:rPr>
                      <w:b/>
                      <w:bCs/>
                    </w:rPr>
                    <m:t>Capdata-0x800000</m:t>
                  </m:r>
                </m:num>
                <m:den>
                  <m:r>
                    <m:rPr>
                      <m:nor/>
                    </m:rPr>
                    <w:rPr>
                      <w:b/>
                      <w:bCs/>
                    </w:rPr>
                    <m:t>0xFFFFFF-0x800000</m:t>
                  </m:r>
                </m:den>
              </m:f>
              <m:r>
                <m:rPr>
                  <m:nor/>
                </m:rPr>
                <w:rPr>
                  <w:b/>
                  <w:bCs/>
                </w:rPr>
                <m:t>×4.096pF</m:t>
              </m:r>
              <w:bookmarkEnd w:id="123"/>
              <m:r>
                <m:rPr>
                  <m:sty m:val="p"/>
                </m:rPr>
                <w:rPr>
                  <w:rFonts w:ascii="Cambria Math" w:hAnsi="Cambria Math"/>
                </w:rPr>
                <m:t>#</m:t>
              </m:r>
              <w:bookmarkEnd w:id="124"/>
              <m:r>
                <m:rPr>
                  <m:sty m:val="b"/>
                </m:rPr>
                <w:rPr>
                  <w:rFonts w:ascii="Cambria Math" w:hAnsi="Cambria Math" w:hint="eastAsia"/>
                </w:rPr>
                <m:t>（</m:t>
              </m:r>
              <m:r>
                <m:rPr>
                  <m:sty m:val="b"/>
                </m:rPr>
                <w:rPr>
                  <w:rFonts w:ascii="Cambria Math" w:hAnsi="Cambria Math"/>
                </w:rPr>
                <m:t>6</m:t>
              </m:r>
              <m:r>
                <m:rPr>
                  <m:sty m:val="b"/>
                </m:rPr>
                <w:rPr>
                  <w:rFonts w:ascii="Cambria Math" w:hAnsi="Cambria Math" w:hint="eastAsia"/>
                </w:rPr>
                <m:t>）</m:t>
              </m:r>
            </m:e>
          </m:eqArr>
        </m:oMath>
      </m:oMathPara>
    </w:p>
    <w:p w14:paraId="26D7C521" w14:textId="77777777" w:rsidR="00FF6AC4" w:rsidRDefault="00A653F3">
      <w:pPr>
        <w:pStyle w:val="ad"/>
        <w:spacing w:line="360" w:lineRule="auto"/>
        <w:ind w:firstLine="480"/>
        <w:rPr>
          <w:color w:val="auto"/>
        </w:rPr>
      </w:pPr>
      <w:r>
        <w:rPr>
          <w:rFonts w:hint="eastAsia"/>
          <w:color w:val="auto"/>
        </w:rPr>
        <w:t>在实际的代码中，我们还</w:t>
      </w:r>
      <w:r w:rsidRPr="000642A0">
        <w:rPr>
          <w:rFonts w:hint="eastAsia"/>
          <w:color w:val="FF0000"/>
        </w:rPr>
        <w:t>对</w:t>
      </w:r>
      <w:r w:rsidRPr="000642A0">
        <w:rPr>
          <w:color w:val="FF0000"/>
        </w:rPr>
        <w:t>result减去了一个偏移量1.26pf</w:t>
      </w:r>
      <w:r>
        <w:rPr>
          <w:rFonts w:hint="eastAsia"/>
          <w:color w:val="auto"/>
        </w:rPr>
        <w:t>，该值是被测电容为零时所测得的电容值，代表了总的干扰电容。</w:t>
      </w:r>
    </w:p>
    <w:p w14:paraId="21F73997" w14:textId="3C39104E" w:rsidR="00FF6AC4" w:rsidRDefault="00A653F3" w:rsidP="00DA3463">
      <w:pPr>
        <w:pStyle w:val="ad"/>
        <w:spacing w:line="360" w:lineRule="auto"/>
        <w:ind w:firstLineChars="0" w:firstLine="420"/>
      </w:pPr>
      <w:r>
        <w:rPr>
          <w:rFonts w:hint="eastAsia"/>
          <w:color w:val="auto"/>
        </w:rPr>
        <w:t>在main函数中，首先完成对串口、A</w:t>
      </w:r>
      <w:r>
        <w:rPr>
          <w:color w:val="auto"/>
        </w:rPr>
        <w:t>D7745</w:t>
      </w:r>
      <w:r>
        <w:rPr>
          <w:rFonts w:hint="eastAsia"/>
          <w:color w:val="auto"/>
        </w:rPr>
        <w:t>的初始化，随后等待</w:t>
      </w:r>
      <w:proofErr w:type="gramStart"/>
      <w:r>
        <w:rPr>
          <w:rFonts w:hint="eastAsia"/>
          <w:color w:val="auto"/>
        </w:rPr>
        <w:t>上位机传过来</w:t>
      </w:r>
      <w:proofErr w:type="gramEnd"/>
      <w:r>
        <w:rPr>
          <w:rFonts w:hint="eastAsia"/>
          <w:color w:val="auto"/>
        </w:rPr>
        <w:t>的开始标志信号（避免出现上位机未处理完成上一批数据，下一批数据就已经传输，导致数据错乱的情况）。当收到开始标志信号后，单片机通过读取函数获得存储在三个电容值寄存器中的值，经过计算后，通过串口发送函数发送到P</w:t>
      </w:r>
      <w:r>
        <w:rPr>
          <w:color w:val="auto"/>
        </w:rPr>
        <w:t>C</w:t>
      </w:r>
      <w:r>
        <w:rPr>
          <w:rFonts w:hint="eastAsia"/>
          <w:color w:val="auto"/>
        </w:rPr>
        <w:t>上位机中展示。</w:t>
      </w:r>
    </w:p>
    <w:p w14:paraId="36F95582" w14:textId="56643616" w:rsidR="00FF6AC4" w:rsidRPr="000642A0" w:rsidRDefault="006A32AA" w:rsidP="00DA3463">
      <w:pPr>
        <w:pStyle w:val="2"/>
      </w:pPr>
      <w:r w:rsidRPr="000642A0">
        <w:rPr>
          <w:rFonts w:hint="eastAsia"/>
        </w:rPr>
        <w:t>六</w:t>
      </w:r>
      <w:r w:rsidR="00A653F3" w:rsidRPr="000642A0">
        <w:rPr>
          <w:rFonts w:hint="eastAsia"/>
        </w:rPr>
        <w:t>、上位机部分（详见</w:t>
      </w:r>
      <w:commentRangeStart w:id="125"/>
      <w:r w:rsidR="00A653F3" w:rsidRPr="000642A0">
        <w:rPr>
          <w:rFonts w:hint="eastAsia"/>
        </w:rPr>
        <w:t>附件</w:t>
      </w:r>
      <w:commentRangeEnd w:id="125"/>
      <w:r w:rsidR="00942AE2">
        <w:rPr>
          <w:rStyle w:val="af"/>
          <w:rFonts w:asciiTheme="minorHAnsi" w:eastAsiaTheme="minorEastAsia" w:hAnsiTheme="minorHAnsi" w:cstheme="minorBidi"/>
          <w:b w:val="0"/>
          <w:bCs w:val="0"/>
        </w:rPr>
        <w:commentReference w:id="125"/>
      </w:r>
      <w:r w:rsidR="00A653F3" w:rsidRPr="000642A0">
        <w:t>3）</w:t>
      </w:r>
    </w:p>
    <w:p w14:paraId="2D6A84F1" w14:textId="77777777" w:rsidR="00FF6AC4" w:rsidRDefault="00A653F3">
      <w:pPr>
        <w:ind w:firstLine="420"/>
        <w:rPr>
          <w:sz w:val="24"/>
          <w:szCs w:val="28"/>
        </w:rPr>
      </w:pPr>
      <w:r>
        <w:rPr>
          <w:rFonts w:hint="eastAsia"/>
          <w:sz w:val="24"/>
          <w:szCs w:val="28"/>
        </w:rPr>
        <w:t>上位机部分的主要框架采用了状态机，以保证每个状态间的正确跳转。下图是状态机所包含的全部状态。</w:t>
      </w:r>
    </w:p>
    <w:p w14:paraId="20C3B08E" w14:textId="77777777" w:rsidR="00FF6AC4" w:rsidRDefault="00A653F3">
      <w:pPr>
        <w:keepNext/>
        <w:ind w:firstLine="420"/>
        <w:jc w:val="center"/>
      </w:pPr>
      <w:r>
        <w:rPr>
          <w:noProof/>
        </w:rPr>
        <w:drawing>
          <wp:inline distT="0" distB="0" distL="0" distR="0" wp14:anchorId="1F8D323C" wp14:editId="06CCEC96">
            <wp:extent cx="1080770" cy="1233170"/>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1081095" cy="1233497"/>
                    </a:xfrm>
                    <a:prstGeom prst="rect">
                      <a:avLst/>
                    </a:prstGeom>
                  </pic:spPr>
                </pic:pic>
              </a:graphicData>
            </a:graphic>
          </wp:inline>
        </w:drawing>
      </w:r>
    </w:p>
    <w:p w14:paraId="52629ACC" w14:textId="5D7BD849" w:rsidR="00FF6AC4" w:rsidRDefault="00A653F3">
      <w:pPr>
        <w:pStyle w:val="a3"/>
        <w:jc w:val="center"/>
      </w:pPr>
      <w:r>
        <w:t>图</w:t>
      </w:r>
      <w:r>
        <w:t xml:space="preserve"> </w:t>
      </w:r>
      <w:r>
        <w:fldChar w:fldCharType="begin"/>
      </w:r>
      <w:r>
        <w:instrText xml:space="preserve"> SEQ </w:instrText>
      </w:r>
      <w:r>
        <w:instrText>图表</w:instrText>
      </w:r>
      <w:r>
        <w:instrText xml:space="preserve"> \* ARABIC </w:instrText>
      </w:r>
      <w:r>
        <w:fldChar w:fldCharType="separate"/>
      </w:r>
      <w:r w:rsidR="00081204">
        <w:rPr>
          <w:noProof/>
        </w:rPr>
        <w:t>6</w:t>
      </w:r>
      <w:r>
        <w:fldChar w:fldCharType="end"/>
      </w:r>
      <w:r>
        <w:t xml:space="preserve"> </w:t>
      </w:r>
      <w:r>
        <w:rPr>
          <w:rFonts w:hint="eastAsia"/>
        </w:rPr>
        <w:t>状态机包含的状态</w:t>
      </w:r>
    </w:p>
    <w:p w14:paraId="3962BED9" w14:textId="77777777" w:rsidR="00FF6AC4" w:rsidRDefault="00A653F3">
      <w:pPr>
        <w:rPr>
          <w:sz w:val="24"/>
          <w:szCs w:val="28"/>
        </w:rPr>
      </w:pPr>
      <w:r>
        <w:tab/>
      </w:r>
      <w:r>
        <w:rPr>
          <w:rFonts w:hint="eastAsia"/>
          <w:sz w:val="24"/>
          <w:szCs w:val="28"/>
        </w:rPr>
        <w:t>在Wait状态中，主要完成的是串口的成功打开这一步。当串口成功地打开后，进入下一个状态Send（</w:t>
      </w:r>
      <w:r w:rsidRPr="000642A0">
        <w:rPr>
          <w:rFonts w:hint="eastAsia"/>
          <w:color w:val="FF0000"/>
          <w:sz w:val="24"/>
          <w:szCs w:val="28"/>
        </w:rPr>
        <w:t>只要第一次进入时串口成功地打开，后面串口就会一直保持打开的状态</w:t>
      </w:r>
      <w:r>
        <w:rPr>
          <w:rFonts w:hint="eastAsia"/>
          <w:sz w:val="24"/>
          <w:szCs w:val="28"/>
        </w:rPr>
        <w:t>）。Send状态完成的是向单片机</w:t>
      </w:r>
      <w:r w:rsidRPr="000642A0">
        <w:rPr>
          <w:rFonts w:hint="eastAsia"/>
          <w:color w:val="FF0000"/>
          <w:sz w:val="24"/>
          <w:szCs w:val="28"/>
        </w:rPr>
        <w:t>发送允许接收信号</w:t>
      </w:r>
      <w:r w:rsidRPr="000642A0">
        <w:rPr>
          <w:color w:val="FF0000"/>
          <w:sz w:val="24"/>
          <w:szCs w:val="28"/>
        </w:rPr>
        <w:lastRenderedPageBreak/>
        <w:t>11223344</w:t>
      </w:r>
      <w:r>
        <w:rPr>
          <w:rFonts w:hint="eastAsia"/>
          <w:sz w:val="24"/>
          <w:szCs w:val="28"/>
        </w:rPr>
        <w:t>，代表着上位机已经准备好接收电容数据。随后进入下一个状态Getdata。在该状态中，接收并统计从单片机发送过来的数据。当接收到的数据小于</w:t>
      </w:r>
      <w:r>
        <w:rPr>
          <w:sz w:val="24"/>
          <w:szCs w:val="28"/>
        </w:rPr>
        <w:t>32</w:t>
      </w:r>
      <w:r>
        <w:rPr>
          <w:rFonts w:hint="eastAsia"/>
          <w:sz w:val="24"/>
          <w:szCs w:val="28"/>
        </w:rPr>
        <w:t>位时（</w:t>
      </w:r>
      <w:r>
        <w:rPr>
          <w:sz w:val="24"/>
          <w:szCs w:val="28"/>
        </w:rPr>
        <w:t>8</w:t>
      </w:r>
      <w:r>
        <w:rPr>
          <w:rFonts w:hint="eastAsia"/>
          <w:sz w:val="24"/>
          <w:szCs w:val="28"/>
        </w:rPr>
        <w:t>位</w:t>
      </w:r>
      <w:proofErr w:type="gramStart"/>
      <w:r>
        <w:rPr>
          <w:rFonts w:hint="eastAsia"/>
          <w:sz w:val="24"/>
          <w:szCs w:val="28"/>
        </w:rPr>
        <w:t>为帧头帧尾</w:t>
      </w:r>
      <w:proofErr w:type="gramEnd"/>
      <w:r>
        <w:rPr>
          <w:rFonts w:hint="eastAsia"/>
          <w:sz w:val="24"/>
          <w:szCs w:val="28"/>
        </w:rPr>
        <w:t>信号，</w:t>
      </w:r>
      <w:r>
        <w:rPr>
          <w:sz w:val="24"/>
          <w:szCs w:val="28"/>
        </w:rPr>
        <w:t>16</w:t>
      </w:r>
      <w:r>
        <w:rPr>
          <w:rFonts w:hint="eastAsia"/>
          <w:sz w:val="24"/>
          <w:szCs w:val="28"/>
        </w:rPr>
        <w:t>位为浮点数），将接收到的数据存入read</w:t>
      </w:r>
      <w:r>
        <w:rPr>
          <w:sz w:val="24"/>
          <w:szCs w:val="28"/>
        </w:rPr>
        <w:t xml:space="preserve"> </w:t>
      </w:r>
      <w:r>
        <w:rPr>
          <w:rFonts w:hint="eastAsia"/>
          <w:sz w:val="24"/>
          <w:szCs w:val="28"/>
        </w:rPr>
        <w:t>buffer中。一旦</w:t>
      </w:r>
      <w:r w:rsidRPr="000642A0">
        <w:rPr>
          <w:color w:val="FF0000"/>
          <w:sz w:val="24"/>
          <w:szCs w:val="28"/>
        </w:rPr>
        <w:t>read buffer中的数据超过32</w:t>
      </w:r>
      <w:r w:rsidRPr="000642A0">
        <w:rPr>
          <w:rFonts w:hint="eastAsia"/>
          <w:color w:val="FF0000"/>
          <w:sz w:val="24"/>
          <w:szCs w:val="28"/>
        </w:rPr>
        <w:t>位时，进入下一个状态</w:t>
      </w:r>
      <w:r>
        <w:rPr>
          <w:rFonts w:hint="eastAsia"/>
          <w:sz w:val="24"/>
          <w:szCs w:val="28"/>
        </w:rPr>
        <w:t>。在状态Deal中，进行对buffer中的数据的处理。</w:t>
      </w:r>
      <w:r w:rsidRPr="000642A0">
        <w:rPr>
          <w:rFonts w:hint="eastAsia"/>
          <w:color w:val="FF0000"/>
          <w:sz w:val="24"/>
          <w:szCs w:val="28"/>
        </w:rPr>
        <w:t>只有</w:t>
      </w:r>
      <w:proofErr w:type="gramStart"/>
      <w:r w:rsidRPr="000642A0">
        <w:rPr>
          <w:rFonts w:hint="eastAsia"/>
          <w:color w:val="FF0000"/>
          <w:sz w:val="24"/>
          <w:szCs w:val="28"/>
        </w:rPr>
        <w:t>当帧头</w:t>
      </w:r>
      <w:proofErr w:type="gramEnd"/>
      <w:r w:rsidRPr="000642A0">
        <w:rPr>
          <w:rFonts w:hint="eastAsia"/>
          <w:color w:val="FF0000"/>
          <w:sz w:val="24"/>
          <w:szCs w:val="28"/>
        </w:rPr>
        <w:t>的</w:t>
      </w:r>
      <w:r w:rsidRPr="000642A0">
        <w:rPr>
          <w:color w:val="FF0000"/>
          <w:sz w:val="24"/>
          <w:szCs w:val="28"/>
        </w:rPr>
        <w:t>8位为AABBCCDD</w:t>
      </w:r>
      <w:proofErr w:type="gramStart"/>
      <w:r w:rsidRPr="000642A0">
        <w:rPr>
          <w:rFonts w:hint="eastAsia"/>
          <w:color w:val="FF0000"/>
          <w:sz w:val="24"/>
          <w:szCs w:val="28"/>
        </w:rPr>
        <w:t>且帧尾</w:t>
      </w:r>
      <w:proofErr w:type="gramEnd"/>
      <w:r w:rsidRPr="000642A0">
        <w:rPr>
          <w:rFonts w:hint="eastAsia"/>
          <w:color w:val="FF0000"/>
          <w:sz w:val="24"/>
          <w:szCs w:val="28"/>
        </w:rPr>
        <w:t>的</w:t>
      </w:r>
      <w:r w:rsidRPr="000642A0">
        <w:rPr>
          <w:color w:val="FF0000"/>
          <w:sz w:val="24"/>
          <w:szCs w:val="28"/>
        </w:rPr>
        <w:t>8位为DDCCBBAA</w:t>
      </w:r>
      <w:r w:rsidRPr="000642A0">
        <w:rPr>
          <w:rFonts w:hint="eastAsia"/>
          <w:color w:val="FF0000"/>
          <w:sz w:val="24"/>
          <w:szCs w:val="28"/>
        </w:rPr>
        <w:t>时</w:t>
      </w:r>
      <w:r>
        <w:rPr>
          <w:rFonts w:hint="eastAsia"/>
          <w:sz w:val="24"/>
          <w:szCs w:val="28"/>
        </w:rPr>
        <w:t>，才将这次接收到的数据视为有效数据，截取中间的</w:t>
      </w:r>
      <w:r>
        <w:rPr>
          <w:sz w:val="24"/>
          <w:szCs w:val="28"/>
        </w:rPr>
        <w:t>16</w:t>
      </w:r>
      <w:r>
        <w:rPr>
          <w:rFonts w:hint="eastAsia"/>
          <w:sz w:val="24"/>
          <w:szCs w:val="28"/>
        </w:rPr>
        <w:t>位并展示到前面板中。在展示数据的同时，程序也在不断地将有效的电容数据保存到txt文件以及csv文件中，以供后续的数据处理。</w:t>
      </w:r>
    </w:p>
    <w:p w14:paraId="70945C9F" w14:textId="77777777" w:rsidR="00FF6AC4" w:rsidRDefault="00FF6AC4">
      <w:pPr>
        <w:rPr>
          <w:sz w:val="24"/>
          <w:szCs w:val="28"/>
        </w:rPr>
      </w:pPr>
    </w:p>
    <w:p w14:paraId="7D361087" w14:textId="7C7929A1" w:rsidR="00FF6AC4" w:rsidRDefault="00A653F3" w:rsidP="00FC3D9C">
      <w:pPr>
        <w:pStyle w:val="2"/>
      </w:pPr>
      <w:r w:rsidRPr="000642A0">
        <w:tab/>
      </w:r>
      <w:r w:rsidR="006A32AA">
        <w:rPr>
          <w:rFonts w:hint="eastAsia"/>
        </w:rPr>
        <w:t>七</w:t>
      </w:r>
      <w:r w:rsidRPr="000642A0">
        <w:rPr>
          <w:rFonts w:hint="eastAsia"/>
        </w:rPr>
        <w:t>、结果展示及</w:t>
      </w:r>
      <w:commentRangeStart w:id="126"/>
      <w:commentRangeStart w:id="127"/>
      <w:r w:rsidRPr="000642A0">
        <w:rPr>
          <w:rFonts w:hint="eastAsia"/>
        </w:rPr>
        <w:t>分析</w:t>
      </w:r>
      <w:commentRangeEnd w:id="126"/>
      <w:commentRangeEnd w:id="127"/>
      <w:r w:rsidR="00942AE2">
        <w:rPr>
          <w:rStyle w:val="af"/>
          <w:rFonts w:asciiTheme="minorHAnsi" w:eastAsiaTheme="minorEastAsia" w:hAnsiTheme="minorHAnsi" w:cstheme="minorBidi"/>
          <w:b w:val="0"/>
          <w:bCs w:val="0"/>
        </w:rPr>
        <w:commentReference w:id="126"/>
      </w:r>
      <w:r w:rsidR="00DA3463">
        <w:rPr>
          <w:rStyle w:val="af"/>
          <w:rFonts w:asciiTheme="minorHAnsi" w:eastAsiaTheme="minorEastAsia" w:hAnsiTheme="minorHAnsi" w:cstheme="minorBidi"/>
          <w:b w:val="0"/>
          <w:bCs w:val="0"/>
        </w:rPr>
        <w:commentReference w:id="127"/>
      </w:r>
      <w:commentRangeStart w:id="128"/>
      <w:commentRangeEnd w:id="128"/>
      <w:r w:rsidRPr="000642A0">
        <w:rPr>
          <w:sz w:val="24"/>
          <w:szCs w:val="28"/>
        </w:rPr>
        <w:commentReference w:id="128"/>
      </w:r>
    </w:p>
    <w:p w14:paraId="4F3EEDB7" w14:textId="77777777" w:rsidR="00DA3463" w:rsidRPr="00942AE2" w:rsidRDefault="00DA3463" w:rsidP="00DA3463"/>
    <w:p w14:paraId="76F0CC74" w14:textId="77777777" w:rsidR="00FF6AC4" w:rsidRDefault="00A653F3">
      <w:pPr>
        <w:keepNext/>
        <w:jc w:val="center"/>
      </w:pPr>
      <w:r>
        <w:rPr>
          <w:noProof/>
        </w:rPr>
        <w:drawing>
          <wp:inline distT="0" distB="0" distL="0" distR="0" wp14:anchorId="7E9CE039" wp14:editId="6352F193">
            <wp:extent cx="4704080" cy="3187700"/>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714065" cy="3194736"/>
                    </a:xfrm>
                    <a:prstGeom prst="rect">
                      <a:avLst/>
                    </a:prstGeom>
                  </pic:spPr>
                </pic:pic>
              </a:graphicData>
            </a:graphic>
          </wp:inline>
        </w:drawing>
      </w:r>
    </w:p>
    <w:p w14:paraId="5AA4BCFE" w14:textId="77777777" w:rsidR="00FF6AC4" w:rsidRDefault="00A653F3">
      <w:pPr>
        <w:pStyle w:val="a3"/>
        <w:jc w:val="center"/>
      </w:pPr>
      <w:r>
        <w:rPr>
          <w:rFonts w:hint="eastAsia"/>
        </w:rPr>
        <w:t>图</w:t>
      </w:r>
      <w:r>
        <w:t xml:space="preserve"> 6 </w:t>
      </w:r>
      <w:r>
        <w:rPr>
          <w:rFonts w:hint="eastAsia"/>
        </w:rPr>
        <w:t>被测电容为</w:t>
      </w:r>
      <w:r>
        <w:rPr>
          <w:rFonts w:hint="eastAsia"/>
        </w:rPr>
        <w:t>0</w:t>
      </w:r>
      <w:r>
        <w:rPr>
          <w:rFonts w:hint="eastAsia"/>
        </w:rPr>
        <w:t>时的测量结果</w:t>
      </w:r>
    </w:p>
    <w:p w14:paraId="7C60306D" w14:textId="77777777" w:rsidR="00FF6AC4" w:rsidRDefault="00FF6AC4"/>
    <w:p w14:paraId="5BF6A42F" w14:textId="77777777" w:rsidR="00FF6AC4" w:rsidRDefault="00A653F3">
      <w:pPr>
        <w:keepNext/>
        <w:jc w:val="center"/>
      </w:pPr>
      <w:r>
        <w:rPr>
          <w:rFonts w:hint="eastAsia"/>
          <w:noProof/>
        </w:rPr>
        <w:lastRenderedPageBreak/>
        <w:drawing>
          <wp:inline distT="0" distB="0" distL="0" distR="0" wp14:anchorId="000A92D0" wp14:editId="30AED316">
            <wp:extent cx="4320540" cy="2927985"/>
            <wp:effectExtent l="0" t="0" r="381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328380" cy="2933355"/>
                    </a:xfrm>
                    <a:prstGeom prst="rect">
                      <a:avLst/>
                    </a:prstGeom>
                  </pic:spPr>
                </pic:pic>
              </a:graphicData>
            </a:graphic>
          </wp:inline>
        </w:drawing>
      </w:r>
    </w:p>
    <w:p w14:paraId="4775FD1A" w14:textId="77777777" w:rsidR="00FF6AC4" w:rsidRDefault="00A653F3">
      <w:pPr>
        <w:pStyle w:val="a3"/>
        <w:jc w:val="center"/>
      </w:pPr>
      <w:r>
        <w:rPr>
          <w:rFonts w:hint="eastAsia"/>
        </w:rPr>
        <w:t>图</w:t>
      </w:r>
      <w:r>
        <w:t xml:space="preserve"> 7 </w:t>
      </w:r>
      <w:r>
        <w:rPr>
          <w:rFonts w:hint="eastAsia"/>
        </w:rPr>
        <w:t>被测电容为</w:t>
      </w:r>
      <w:r>
        <w:rPr>
          <w:rFonts w:hint="eastAsia"/>
        </w:rPr>
        <w:t>0</w:t>
      </w:r>
      <w:r>
        <w:t>.5</w:t>
      </w:r>
      <w:r>
        <w:rPr>
          <w:rFonts w:hint="eastAsia"/>
        </w:rPr>
        <w:t>pf</w:t>
      </w:r>
      <w:r>
        <w:rPr>
          <w:rFonts w:hint="eastAsia"/>
        </w:rPr>
        <w:t>时的测量结果</w:t>
      </w:r>
    </w:p>
    <w:p w14:paraId="50E1DACC" w14:textId="77777777" w:rsidR="00FF6AC4" w:rsidRDefault="00A653F3">
      <w:pPr>
        <w:keepNext/>
        <w:jc w:val="center"/>
      </w:pPr>
      <w:r>
        <w:rPr>
          <w:rFonts w:hint="eastAsia"/>
          <w:noProof/>
        </w:rPr>
        <w:drawing>
          <wp:inline distT="0" distB="0" distL="0" distR="0" wp14:anchorId="3DE4BC33" wp14:editId="0B14C367">
            <wp:extent cx="4745990" cy="321627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755080" cy="3222531"/>
                    </a:xfrm>
                    <a:prstGeom prst="rect">
                      <a:avLst/>
                    </a:prstGeom>
                  </pic:spPr>
                </pic:pic>
              </a:graphicData>
            </a:graphic>
          </wp:inline>
        </w:drawing>
      </w:r>
    </w:p>
    <w:p w14:paraId="7904AFA8" w14:textId="77777777" w:rsidR="00FF6AC4" w:rsidRDefault="00A653F3">
      <w:pPr>
        <w:pStyle w:val="a3"/>
        <w:jc w:val="center"/>
      </w:pPr>
      <w:r>
        <w:rPr>
          <w:rFonts w:hint="eastAsia"/>
        </w:rPr>
        <w:t>图</w:t>
      </w:r>
      <w:r>
        <w:t xml:space="preserve"> 8 </w:t>
      </w:r>
      <w:r>
        <w:rPr>
          <w:rFonts w:hint="eastAsia"/>
        </w:rPr>
        <w:t>被测电容为</w:t>
      </w:r>
      <w:r>
        <w:rPr>
          <w:rFonts w:hint="eastAsia"/>
        </w:rPr>
        <w:t>0</w:t>
      </w:r>
      <w:r>
        <w:t>.3</w:t>
      </w:r>
      <w:r>
        <w:rPr>
          <w:rFonts w:hint="eastAsia"/>
        </w:rPr>
        <w:t>pf</w:t>
      </w:r>
      <w:r>
        <w:rPr>
          <w:rFonts w:hint="eastAsia"/>
        </w:rPr>
        <w:t>时的测量结果</w:t>
      </w:r>
    </w:p>
    <w:p w14:paraId="580B7238" w14:textId="77777777" w:rsidR="00FF6AC4" w:rsidRDefault="00FF6AC4">
      <w:pPr>
        <w:jc w:val="center"/>
      </w:pPr>
    </w:p>
    <w:p w14:paraId="72ADE276" w14:textId="77777777" w:rsidR="00FF6AC4" w:rsidRDefault="00A653F3">
      <w:pPr>
        <w:keepNext/>
        <w:jc w:val="center"/>
      </w:pPr>
      <w:r>
        <w:rPr>
          <w:rFonts w:hint="eastAsia"/>
          <w:noProof/>
        </w:rPr>
        <w:lastRenderedPageBreak/>
        <w:drawing>
          <wp:inline distT="0" distB="0" distL="0" distR="0" wp14:anchorId="3698F5D9" wp14:editId="251C5ED9">
            <wp:extent cx="4507865" cy="3054985"/>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519231" cy="3062696"/>
                    </a:xfrm>
                    <a:prstGeom prst="rect">
                      <a:avLst/>
                    </a:prstGeom>
                  </pic:spPr>
                </pic:pic>
              </a:graphicData>
            </a:graphic>
          </wp:inline>
        </w:drawing>
      </w:r>
    </w:p>
    <w:p w14:paraId="3D08CF05" w14:textId="77777777" w:rsidR="00FF6AC4" w:rsidRDefault="00A653F3">
      <w:pPr>
        <w:pStyle w:val="a3"/>
        <w:jc w:val="center"/>
      </w:pPr>
      <w:r>
        <w:rPr>
          <w:rFonts w:hint="eastAsia"/>
        </w:rPr>
        <w:t>图</w:t>
      </w:r>
      <w:r>
        <w:t xml:space="preserve"> 9 </w:t>
      </w:r>
      <w:r>
        <w:rPr>
          <w:rFonts w:hint="eastAsia"/>
        </w:rPr>
        <w:t>被测电容为</w:t>
      </w:r>
      <w:r>
        <w:rPr>
          <w:rFonts w:hint="eastAsia"/>
        </w:rPr>
        <w:t>1</w:t>
      </w:r>
      <w:r>
        <w:t>.3</w:t>
      </w:r>
      <w:r>
        <w:rPr>
          <w:rFonts w:hint="eastAsia"/>
        </w:rPr>
        <w:t>pf</w:t>
      </w:r>
      <w:r>
        <w:rPr>
          <w:rFonts w:hint="eastAsia"/>
        </w:rPr>
        <w:t>时的测量结果</w:t>
      </w:r>
    </w:p>
    <w:p w14:paraId="5BE96F7C" w14:textId="77777777" w:rsidR="00FF6AC4" w:rsidRDefault="00FF6AC4"/>
    <w:p w14:paraId="388C9E9A" w14:textId="77777777" w:rsidR="00FF6AC4" w:rsidRDefault="00A653F3">
      <w:pPr>
        <w:keepNext/>
        <w:jc w:val="center"/>
      </w:pPr>
      <w:r>
        <w:rPr>
          <w:rFonts w:hint="eastAsia"/>
          <w:noProof/>
        </w:rPr>
        <w:drawing>
          <wp:inline distT="0" distB="0" distL="0" distR="0" wp14:anchorId="4C6F7C94" wp14:editId="6C0B1A1F">
            <wp:extent cx="4289425" cy="290703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301734" cy="2915298"/>
                    </a:xfrm>
                    <a:prstGeom prst="rect">
                      <a:avLst/>
                    </a:prstGeom>
                  </pic:spPr>
                </pic:pic>
              </a:graphicData>
            </a:graphic>
          </wp:inline>
        </w:drawing>
      </w:r>
    </w:p>
    <w:p w14:paraId="74A9F64B" w14:textId="77777777" w:rsidR="00FF6AC4" w:rsidRDefault="00A653F3">
      <w:pPr>
        <w:pStyle w:val="a3"/>
        <w:jc w:val="center"/>
      </w:pPr>
      <w:r>
        <w:rPr>
          <w:rFonts w:hint="eastAsia"/>
        </w:rPr>
        <w:t>图</w:t>
      </w:r>
      <w:r>
        <w:t xml:space="preserve"> 10 </w:t>
      </w:r>
      <w:r>
        <w:rPr>
          <w:rFonts w:hint="eastAsia"/>
        </w:rPr>
        <w:t>被测电容为</w:t>
      </w:r>
      <w:r>
        <w:rPr>
          <w:rFonts w:hint="eastAsia"/>
        </w:rPr>
        <w:t>2</w:t>
      </w:r>
      <w:r>
        <w:t>.3</w:t>
      </w:r>
      <w:r>
        <w:rPr>
          <w:rFonts w:hint="eastAsia"/>
        </w:rPr>
        <w:t>pf</w:t>
      </w:r>
      <w:r>
        <w:rPr>
          <w:rFonts w:hint="eastAsia"/>
        </w:rPr>
        <w:t>时的测量结果</w:t>
      </w:r>
    </w:p>
    <w:p w14:paraId="652BBE41" w14:textId="77777777" w:rsidR="00FF6AC4" w:rsidRDefault="00A653F3">
      <w:pPr>
        <w:rPr>
          <w:sz w:val="24"/>
          <w:szCs w:val="28"/>
        </w:rPr>
      </w:pPr>
      <w:r>
        <w:tab/>
      </w:r>
      <w:r>
        <w:rPr>
          <w:rFonts w:hint="eastAsia"/>
          <w:sz w:val="24"/>
          <w:szCs w:val="28"/>
        </w:rPr>
        <w:t>由图6可知，</w:t>
      </w:r>
      <w:r w:rsidRPr="000642A0">
        <w:rPr>
          <w:rFonts w:hint="eastAsia"/>
          <w:color w:val="FF0000"/>
          <w:sz w:val="24"/>
          <w:szCs w:val="28"/>
        </w:rPr>
        <w:t>被测电容为</w:t>
      </w:r>
      <w:r w:rsidRPr="000642A0">
        <w:rPr>
          <w:color w:val="FF0000"/>
          <w:sz w:val="24"/>
          <w:szCs w:val="28"/>
        </w:rPr>
        <w:t>0时，测量结果并不严格地等于0，而是约为0.015pf</w:t>
      </w:r>
      <w:r>
        <w:rPr>
          <w:rFonts w:hint="eastAsia"/>
          <w:sz w:val="24"/>
          <w:szCs w:val="28"/>
        </w:rPr>
        <w:t>，该值为板子的寄生电容，该值并不随被测电容的变化而变化，在实际处理的时候，可以在计算电容时减去一个接近的量，最大限度地减小这部分寄生电容的影</w:t>
      </w:r>
      <w:commentRangeStart w:id="129"/>
      <w:commentRangeEnd w:id="129"/>
      <w:r>
        <w:commentReference w:id="129"/>
      </w:r>
      <w:r>
        <w:rPr>
          <w:rFonts w:hint="eastAsia"/>
          <w:sz w:val="24"/>
          <w:szCs w:val="28"/>
        </w:rPr>
        <w:t>响。</w:t>
      </w:r>
    </w:p>
    <w:p w14:paraId="313162C3" w14:textId="79977C43" w:rsidR="00FF6AC4" w:rsidRDefault="00A653F3">
      <w:r>
        <w:rPr>
          <w:sz w:val="24"/>
          <w:szCs w:val="28"/>
        </w:rPr>
        <w:tab/>
      </w:r>
      <w:r>
        <w:rPr>
          <w:rFonts w:hint="eastAsia"/>
          <w:sz w:val="24"/>
          <w:szCs w:val="28"/>
        </w:rPr>
        <w:t>由图</w:t>
      </w:r>
      <w:r w:rsidR="00CC3940">
        <w:rPr>
          <w:rFonts w:hint="eastAsia"/>
          <w:sz w:val="24"/>
          <w:szCs w:val="28"/>
        </w:rPr>
        <w:t>7、图8</w:t>
      </w:r>
      <w:r>
        <w:rPr>
          <w:rFonts w:hint="eastAsia"/>
          <w:sz w:val="24"/>
          <w:szCs w:val="28"/>
        </w:rPr>
        <w:t>可以更加直接看到的另外一个问题是，当改变</w:t>
      </w:r>
      <w:r>
        <w:rPr>
          <w:sz w:val="24"/>
          <w:szCs w:val="28"/>
        </w:rPr>
        <w:t>0.1</w:t>
      </w:r>
      <w:r>
        <w:rPr>
          <w:rFonts w:hint="eastAsia"/>
          <w:sz w:val="24"/>
          <w:szCs w:val="28"/>
        </w:rPr>
        <w:t>pf这一列电容的开关状态时，A</w:t>
      </w:r>
      <w:r>
        <w:rPr>
          <w:sz w:val="24"/>
          <w:szCs w:val="28"/>
        </w:rPr>
        <w:t>D7745</w:t>
      </w:r>
      <w:r>
        <w:rPr>
          <w:rFonts w:hint="eastAsia"/>
          <w:sz w:val="24"/>
          <w:szCs w:val="28"/>
        </w:rPr>
        <w:t>能够较为准确地采集到电容值的变化并反映到上位机</w:t>
      </w:r>
      <w:r>
        <w:rPr>
          <w:rFonts w:hint="eastAsia"/>
          <w:sz w:val="24"/>
          <w:szCs w:val="28"/>
        </w:rPr>
        <w:lastRenderedPageBreak/>
        <w:t>中。</w:t>
      </w:r>
      <w:r w:rsidRPr="000642A0">
        <w:rPr>
          <w:rFonts w:hint="eastAsia"/>
          <w:color w:val="FF0000"/>
          <w:sz w:val="24"/>
          <w:szCs w:val="28"/>
        </w:rPr>
        <w:t>然而，</w:t>
      </w:r>
      <w:r w:rsidR="00CC3940" w:rsidRPr="000642A0">
        <w:rPr>
          <w:rFonts w:hint="eastAsia"/>
          <w:color w:val="FF0000"/>
          <w:sz w:val="24"/>
          <w:szCs w:val="28"/>
        </w:rPr>
        <w:t>由图</w:t>
      </w:r>
      <w:r w:rsidR="00CC3940" w:rsidRPr="000642A0">
        <w:rPr>
          <w:color w:val="FF0000"/>
          <w:sz w:val="24"/>
          <w:szCs w:val="28"/>
        </w:rPr>
        <w:t>9、图10</w:t>
      </w:r>
      <w:r w:rsidR="00CC3940" w:rsidRPr="000642A0">
        <w:rPr>
          <w:rFonts w:hint="eastAsia"/>
          <w:color w:val="FF0000"/>
          <w:sz w:val="24"/>
          <w:szCs w:val="28"/>
        </w:rPr>
        <w:t>看出</w:t>
      </w:r>
      <w:r w:rsidRPr="000642A0">
        <w:rPr>
          <w:rFonts w:hint="eastAsia"/>
          <w:color w:val="FF0000"/>
          <w:sz w:val="24"/>
          <w:szCs w:val="28"/>
        </w:rPr>
        <w:t>当改变</w:t>
      </w:r>
      <w:r w:rsidRPr="000642A0">
        <w:rPr>
          <w:color w:val="FF0000"/>
          <w:sz w:val="24"/>
          <w:szCs w:val="28"/>
        </w:rPr>
        <w:t>1pf这一列电容的开关状态时</w:t>
      </w:r>
      <w:r w:rsidRPr="000642A0">
        <w:rPr>
          <w:rFonts w:hint="eastAsia"/>
          <w:color w:val="FF0000"/>
          <w:sz w:val="24"/>
          <w:szCs w:val="28"/>
        </w:rPr>
        <w:t>，原本应该在上位机中变化</w:t>
      </w:r>
      <w:r w:rsidRPr="000642A0">
        <w:rPr>
          <w:color w:val="FF0000"/>
          <w:sz w:val="24"/>
          <w:szCs w:val="28"/>
        </w:rPr>
        <w:t>1pf，但反映到上位机中却只体现了0.7pf的变化</w:t>
      </w:r>
      <w:r>
        <w:rPr>
          <w:rFonts w:hint="eastAsia"/>
          <w:sz w:val="24"/>
          <w:szCs w:val="28"/>
        </w:rPr>
        <w:t>。并且这不是偶然现象，而是每次改变1pf，检测结果都会只显示0</w:t>
      </w:r>
      <w:r>
        <w:rPr>
          <w:sz w:val="24"/>
          <w:szCs w:val="28"/>
        </w:rPr>
        <w:t>.7</w:t>
      </w:r>
      <w:r>
        <w:rPr>
          <w:rFonts w:hint="eastAsia"/>
          <w:sz w:val="24"/>
          <w:szCs w:val="28"/>
        </w:rPr>
        <w:t>pf的量。</w:t>
      </w:r>
    </w:p>
    <w:p w14:paraId="5946A45F" w14:textId="77777777" w:rsidR="00FF6AC4" w:rsidRDefault="00A653F3">
      <w:pPr>
        <w:rPr>
          <w:sz w:val="24"/>
          <w:szCs w:val="28"/>
        </w:rPr>
      </w:pPr>
      <w:r>
        <w:tab/>
      </w:r>
      <w:r>
        <w:rPr>
          <w:rFonts w:hint="eastAsia"/>
          <w:sz w:val="24"/>
          <w:szCs w:val="28"/>
        </w:rPr>
        <w:t>根据A</w:t>
      </w:r>
      <w:r>
        <w:rPr>
          <w:sz w:val="24"/>
          <w:szCs w:val="28"/>
        </w:rPr>
        <w:t>D7745</w:t>
      </w:r>
      <w:r>
        <w:rPr>
          <w:rFonts w:hint="eastAsia"/>
          <w:sz w:val="24"/>
          <w:szCs w:val="28"/>
        </w:rPr>
        <w:t>的测量原理，我们可以试着分析这种情况出现的原因。在理想情况下，待测电容</w:t>
      </w:r>
      <m:oMath>
        <m:sSub>
          <m:sSubPr>
            <m:ctrlPr>
              <w:rPr>
                <w:rFonts w:ascii="Cambria Math" w:hAnsi="Cambria Math"/>
                <w:i/>
                <w:sz w:val="24"/>
                <w:szCs w:val="28"/>
              </w:rPr>
            </m:ctrlPr>
          </m:sSubPr>
          <m:e>
            <m:r>
              <w:rPr>
                <w:rFonts w:ascii="Cambria Math" w:hAnsi="Cambria Math"/>
                <w:sz w:val="24"/>
                <w:szCs w:val="28"/>
              </w:rPr>
              <m:t>C</m:t>
            </m:r>
          </m:e>
          <m:sub>
            <m:r>
              <w:rPr>
                <w:rFonts w:ascii="Cambria Math" w:hAnsi="Cambria Math"/>
                <w:sz w:val="24"/>
                <w:szCs w:val="28"/>
              </w:rPr>
              <m:t>x</m:t>
            </m:r>
          </m:sub>
        </m:sSub>
      </m:oMath>
      <w:r>
        <w:rPr>
          <w:rFonts w:hint="eastAsia"/>
          <w:sz w:val="24"/>
          <w:szCs w:val="28"/>
        </w:rPr>
        <w:t>极板两端的电容将转移到保持电容</w:t>
      </w:r>
      <m:oMath>
        <m:sSub>
          <m:sSubPr>
            <m:ctrlPr>
              <w:rPr>
                <w:rFonts w:ascii="Cambria Math" w:hAnsi="Cambria Math"/>
                <w:i/>
                <w:sz w:val="24"/>
                <w:szCs w:val="28"/>
              </w:rPr>
            </m:ctrlPr>
          </m:sSubPr>
          <m:e>
            <m:r>
              <w:rPr>
                <w:rFonts w:ascii="Cambria Math" w:hAnsi="Cambria Math"/>
                <w:sz w:val="24"/>
                <w:szCs w:val="28"/>
              </w:rPr>
              <m:t>C</m:t>
            </m:r>
          </m:e>
          <m:sub>
            <m:r>
              <w:rPr>
                <w:rFonts w:ascii="Cambria Math" w:hAnsi="Cambria Math"/>
                <w:sz w:val="24"/>
                <w:szCs w:val="28"/>
              </w:rPr>
              <m:t>H</m:t>
            </m:r>
          </m:sub>
        </m:sSub>
      </m:oMath>
      <w:r>
        <w:rPr>
          <w:rFonts w:hint="eastAsia"/>
          <w:sz w:val="24"/>
          <w:szCs w:val="28"/>
        </w:rPr>
        <w:t>上，使得两个电容上的电荷值相等。若</w:t>
      </w:r>
      <w:r w:rsidRPr="000642A0">
        <w:rPr>
          <w:rFonts w:hint="eastAsia"/>
          <w:color w:val="FF0000"/>
          <w:sz w:val="24"/>
          <w:szCs w:val="28"/>
        </w:rPr>
        <w:t>保持电容</w:t>
      </w:r>
      <m:oMath>
        <m:sSub>
          <m:sSubPr>
            <m:ctrlPr>
              <w:rPr>
                <w:rFonts w:ascii="Cambria Math" w:hAnsi="Cambria Math"/>
                <w:i/>
                <w:color w:val="FF0000"/>
                <w:sz w:val="24"/>
                <w:szCs w:val="28"/>
              </w:rPr>
            </m:ctrlPr>
          </m:sSubPr>
          <m:e>
            <m:r>
              <w:rPr>
                <w:rFonts w:ascii="Cambria Math" w:hAnsi="Cambria Math"/>
                <w:color w:val="FF0000"/>
                <w:sz w:val="24"/>
                <w:szCs w:val="28"/>
              </w:rPr>
              <m:t>C</m:t>
            </m:r>
          </m:e>
          <m:sub>
            <m:r>
              <w:rPr>
                <w:rFonts w:ascii="Cambria Math" w:hAnsi="Cambria Math"/>
                <w:color w:val="FF0000"/>
                <w:sz w:val="24"/>
                <w:szCs w:val="28"/>
              </w:rPr>
              <m:t>H</m:t>
            </m:r>
          </m:sub>
        </m:sSub>
      </m:oMath>
      <w:r w:rsidRPr="000642A0">
        <w:rPr>
          <w:rFonts w:hint="eastAsia"/>
          <w:color w:val="FF0000"/>
          <w:sz w:val="24"/>
          <w:szCs w:val="28"/>
        </w:rPr>
        <w:t>并联了其他的寄生电容</w:t>
      </w:r>
      <w:r w:rsidRPr="00CC3940">
        <w:rPr>
          <w:rFonts w:hint="eastAsia"/>
          <w:sz w:val="24"/>
          <w:szCs w:val="28"/>
        </w:rPr>
        <w:t>，根据电容并联</w:t>
      </w:r>
      <w:r>
        <w:rPr>
          <w:rFonts w:hint="eastAsia"/>
          <w:sz w:val="24"/>
          <w:szCs w:val="28"/>
        </w:rPr>
        <w:t>，</w:t>
      </w:r>
      <w:proofErr w:type="gramStart"/>
      <w:r>
        <w:rPr>
          <w:rFonts w:hint="eastAsia"/>
          <w:sz w:val="24"/>
          <w:szCs w:val="28"/>
        </w:rPr>
        <w:t>容值相加</w:t>
      </w:r>
      <w:proofErr w:type="gramEnd"/>
      <w:r>
        <w:rPr>
          <w:rFonts w:hint="eastAsia"/>
          <w:sz w:val="24"/>
          <w:szCs w:val="28"/>
        </w:rPr>
        <w:t>的规则，</w:t>
      </w:r>
      <w:r w:rsidRPr="000642A0">
        <w:rPr>
          <w:rFonts w:hint="eastAsia"/>
          <w:color w:val="FF0000"/>
          <w:sz w:val="24"/>
          <w:szCs w:val="28"/>
        </w:rPr>
        <w:t>电荷值会根据一定的比例分配到保持电容与寄生电容上，导致测量值有</w:t>
      </w:r>
      <w:r w:rsidRPr="000642A0">
        <w:rPr>
          <w:color w:val="FF0000"/>
          <w:sz w:val="24"/>
          <w:szCs w:val="28"/>
        </w:rPr>
        <w:t>30%</w:t>
      </w:r>
      <w:r w:rsidRPr="000642A0">
        <w:rPr>
          <w:rFonts w:hint="eastAsia"/>
          <w:color w:val="FF0000"/>
          <w:sz w:val="24"/>
          <w:szCs w:val="28"/>
        </w:rPr>
        <w:t>的衰减。</w:t>
      </w:r>
      <w:commentRangeStart w:id="130"/>
      <w:commentRangeEnd w:id="130"/>
      <w:r w:rsidRPr="000642A0">
        <w:rPr>
          <w:color w:val="FF0000"/>
        </w:rPr>
        <w:commentReference w:id="130"/>
      </w:r>
    </w:p>
    <w:p w14:paraId="0D7ECC99" w14:textId="77777777" w:rsidR="00FF6AC4" w:rsidRDefault="00FF6AC4">
      <w:pPr>
        <w:rPr>
          <w:sz w:val="24"/>
          <w:szCs w:val="28"/>
        </w:rPr>
      </w:pPr>
    </w:p>
    <w:p w14:paraId="3076DCC1" w14:textId="77777777" w:rsidR="000378DA" w:rsidRDefault="000378DA">
      <w:pPr>
        <w:widowControl/>
        <w:jc w:val="left"/>
        <w:rPr>
          <w:sz w:val="24"/>
          <w:szCs w:val="28"/>
        </w:rPr>
      </w:pPr>
      <w:r>
        <w:rPr>
          <w:sz w:val="24"/>
          <w:szCs w:val="28"/>
        </w:rPr>
        <w:br w:type="page"/>
      </w:r>
    </w:p>
    <w:p w14:paraId="6ADA9D5F" w14:textId="70AA06EE" w:rsidR="00FF6AC4" w:rsidRDefault="000378DA">
      <w:pPr>
        <w:pStyle w:val="1"/>
        <w:jc w:val="center"/>
        <w:rPr>
          <w:sz w:val="24"/>
          <w:szCs w:val="28"/>
        </w:rPr>
        <w:pPrChange w:id="131" w:author="quanzhen duan" w:date="2025-12-05T15:57:00Z">
          <w:pPr>
            <w:jc w:val="center"/>
          </w:pPr>
        </w:pPrChange>
      </w:pPr>
      <w:r w:rsidRPr="00DA3463">
        <w:rPr>
          <w:rFonts w:hint="eastAsia"/>
        </w:rPr>
        <w:lastRenderedPageBreak/>
        <w:t>附件1：</w:t>
      </w:r>
      <w:r w:rsidR="00CC3940" w:rsidRPr="00DA3463">
        <w:rPr>
          <w:rFonts w:hint="eastAsia"/>
        </w:rPr>
        <w:t>单片机部分关键代码及注释</w:t>
      </w:r>
      <w:del w:id="132" w:author="quanzhen duan" w:date="2025-12-05T15:59:00Z">
        <w:r w:rsidR="00CC3940" w:rsidDel="001B51D0">
          <w:rPr>
            <w:rFonts w:hint="eastAsia"/>
            <w:sz w:val="24"/>
            <w:szCs w:val="28"/>
          </w:rPr>
          <w:delText>：</w:delText>
        </w:r>
      </w:del>
    </w:p>
    <w:p w14:paraId="66D1A03B" w14:textId="087E4C26" w:rsidR="00CC3940" w:rsidRPr="000642A0" w:rsidRDefault="00CC3940">
      <w:pPr>
        <w:pStyle w:val="2"/>
        <w:numPr>
          <w:ilvl w:val="3"/>
          <w:numId w:val="1"/>
        </w:numPr>
        <w:spacing w:line="415" w:lineRule="auto"/>
        <w:ind w:left="442" w:hanging="442"/>
        <w:jc w:val="left"/>
        <w:pPrChange w:id="133" w:author="quanzhen duan" w:date="2025-12-05T15:58:00Z">
          <w:pPr>
            <w:snapToGrid w:val="0"/>
          </w:pPr>
        </w:pPrChange>
      </w:pPr>
      <w:del w:id="134" w:author="quanzhen duan" w:date="2025-12-05T15:58:00Z">
        <w:r w:rsidRPr="000642A0" w:rsidDel="001C51B8">
          <w:delText>1.</w:delText>
        </w:r>
      </w:del>
      <w:r w:rsidRPr="000642A0">
        <w:rPr>
          <w:rFonts w:hint="eastAsia"/>
        </w:rPr>
        <w:t>软件</w:t>
      </w:r>
      <w:r w:rsidRPr="000642A0">
        <w:t>I2C</w:t>
      </w:r>
      <w:r w:rsidRPr="000642A0">
        <w:rPr>
          <w:rFonts w:hint="eastAsia"/>
        </w:rPr>
        <w:t>初始化部分：</w:t>
      </w:r>
    </w:p>
    <w:p w14:paraId="3ABE85CD" w14:textId="77777777" w:rsidR="00CC3940" w:rsidRPr="00CC3940" w:rsidRDefault="00CC3940" w:rsidP="00DA3463">
      <w:pPr>
        <w:snapToGrid w:val="0"/>
        <w:rPr>
          <w:sz w:val="24"/>
          <w:szCs w:val="28"/>
        </w:rPr>
      </w:pPr>
      <w:r w:rsidRPr="00CC3940">
        <w:rPr>
          <w:sz w:val="24"/>
          <w:szCs w:val="28"/>
        </w:rPr>
        <w:t>#include "stm32f10x.h"                  // Device header</w:t>
      </w:r>
    </w:p>
    <w:p w14:paraId="3A1FEFFA" w14:textId="77777777" w:rsidR="00CC3940" w:rsidRPr="00CC3940" w:rsidRDefault="00CC3940" w:rsidP="00DA3463">
      <w:pPr>
        <w:snapToGrid w:val="0"/>
        <w:rPr>
          <w:sz w:val="24"/>
          <w:szCs w:val="28"/>
        </w:rPr>
      </w:pPr>
      <w:r w:rsidRPr="00CC3940">
        <w:rPr>
          <w:sz w:val="24"/>
          <w:szCs w:val="28"/>
        </w:rPr>
        <w:t>#include "Delay.h"</w:t>
      </w:r>
    </w:p>
    <w:p w14:paraId="76460FE0" w14:textId="77777777" w:rsidR="00CC3940" w:rsidRPr="00CC3940" w:rsidRDefault="00CC3940" w:rsidP="00DA3463">
      <w:pPr>
        <w:snapToGrid w:val="0"/>
        <w:rPr>
          <w:sz w:val="24"/>
          <w:szCs w:val="28"/>
        </w:rPr>
      </w:pPr>
      <w:r w:rsidRPr="00CC3940">
        <w:rPr>
          <w:sz w:val="24"/>
          <w:szCs w:val="28"/>
        </w:rPr>
        <w:t>#include "usart.h"</w:t>
      </w:r>
    </w:p>
    <w:p w14:paraId="78DBFE35" w14:textId="77777777" w:rsidR="00CC3940" w:rsidRPr="00CC3940" w:rsidRDefault="00CC3940" w:rsidP="00DA3463">
      <w:pPr>
        <w:snapToGrid w:val="0"/>
        <w:rPr>
          <w:sz w:val="24"/>
          <w:szCs w:val="28"/>
        </w:rPr>
      </w:pPr>
      <w:r w:rsidRPr="00CC3940">
        <w:rPr>
          <w:sz w:val="24"/>
          <w:szCs w:val="28"/>
        </w:rPr>
        <w:t>/*引脚配置层*/</w:t>
      </w:r>
    </w:p>
    <w:p w14:paraId="2AB41E95" w14:textId="77777777" w:rsidR="00CC3940" w:rsidRPr="00CC3940" w:rsidRDefault="00CC3940" w:rsidP="00DA3463">
      <w:pPr>
        <w:snapToGrid w:val="0"/>
        <w:rPr>
          <w:sz w:val="24"/>
          <w:szCs w:val="28"/>
        </w:rPr>
      </w:pPr>
    </w:p>
    <w:p w14:paraId="5B06002F" w14:textId="77777777" w:rsidR="00CC3940" w:rsidRPr="00CC3940" w:rsidRDefault="00CC3940" w:rsidP="00DA3463">
      <w:pPr>
        <w:snapToGrid w:val="0"/>
        <w:rPr>
          <w:sz w:val="24"/>
          <w:szCs w:val="28"/>
        </w:rPr>
      </w:pPr>
      <w:r w:rsidRPr="00CC3940">
        <w:rPr>
          <w:sz w:val="24"/>
          <w:szCs w:val="28"/>
        </w:rPr>
        <w:t>/**</w:t>
      </w:r>
    </w:p>
    <w:p w14:paraId="104204E9" w14:textId="77777777" w:rsidR="00CC3940" w:rsidRPr="00CC3940" w:rsidRDefault="00CC3940" w:rsidP="00DA3463">
      <w:pPr>
        <w:snapToGrid w:val="0"/>
        <w:rPr>
          <w:sz w:val="24"/>
          <w:szCs w:val="28"/>
        </w:rPr>
      </w:pPr>
      <w:r w:rsidRPr="00CC3940">
        <w:rPr>
          <w:sz w:val="24"/>
          <w:szCs w:val="28"/>
        </w:rPr>
        <w:t xml:space="preserve">  * 函    数：I2C写SCL引脚电平</w:t>
      </w:r>
    </w:p>
    <w:p w14:paraId="4FC31F75" w14:textId="77777777" w:rsidR="00CC3940" w:rsidRPr="00CC3940" w:rsidRDefault="00CC3940" w:rsidP="00DA3463">
      <w:pPr>
        <w:snapToGrid w:val="0"/>
        <w:rPr>
          <w:sz w:val="24"/>
          <w:szCs w:val="28"/>
        </w:rPr>
      </w:pPr>
      <w:r w:rsidRPr="00CC3940">
        <w:rPr>
          <w:sz w:val="24"/>
          <w:szCs w:val="28"/>
        </w:rPr>
        <w:t xml:space="preserve">  * 参    数：BitValue 协议层传入的当前需要写入SCL的电平，范围0~1</w:t>
      </w:r>
    </w:p>
    <w:p w14:paraId="0B9AA9EB" w14:textId="77777777" w:rsidR="00CC3940" w:rsidRPr="00CC3940" w:rsidRDefault="00CC3940" w:rsidP="00DA3463">
      <w:pPr>
        <w:snapToGrid w:val="0"/>
        <w:rPr>
          <w:sz w:val="24"/>
          <w:szCs w:val="28"/>
        </w:rPr>
      </w:pPr>
      <w:r w:rsidRPr="00CC3940">
        <w:rPr>
          <w:sz w:val="24"/>
          <w:szCs w:val="28"/>
        </w:rPr>
        <w:t xml:space="preserve">  * 返 回 值：无</w:t>
      </w:r>
    </w:p>
    <w:p w14:paraId="47754AC0" w14:textId="77777777" w:rsidR="00CC3940" w:rsidRPr="00CC3940" w:rsidRDefault="00CC3940" w:rsidP="00DA3463">
      <w:pPr>
        <w:snapToGrid w:val="0"/>
        <w:rPr>
          <w:sz w:val="24"/>
          <w:szCs w:val="28"/>
        </w:rPr>
      </w:pPr>
      <w:r w:rsidRPr="00CC3940">
        <w:rPr>
          <w:sz w:val="24"/>
          <w:szCs w:val="28"/>
        </w:rPr>
        <w:t xml:space="preserve">  * 注意事项：此函数需要用户实现内容，当BitValue为0时，需要置SCL为低电平，当BitValue为1时，需要置SCL为高电平</w:t>
      </w:r>
    </w:p>
    <w:p w14:paraId="79C1924B" w14:textId="77777777" w:rsidR="00CC3940" w:rsidRPr="00CC3940" w:rsidRDefault="00CC3940" w:rsidP="00DA3463">
      <w:pPr>
        <w:snapToGrid w:val="0"/>
        <w:rPr>
          <w:sz w:val="24"/>
          <w:szCs w:val="28"/>
        </w:rPr>
      </w:pPr>
      <w:r w:rsidRPr="00CC3940">
        <w:rPr>
          <w:sz w:val="24"/>
          <w:szCs w:val="28"/>
        </w:rPr>
        <w:t xml:space="preserve">  */</w:t>
      </w:r>
    </w:p>
    <w:p w14:paraId="121652B1" w14:textId="77777777" w:rsidR="00CC3940" w:rsidRPr="00CC3940" w:rsidRDefault="00CC3940" w:rsidP="00DA3463">
      <w:pPr>
        <w:snapToGrid w:val="0"/>
        <w:rPr>
          <w:sz w:val="24"/>
          <w:szCs w:val="28"/>
        </w:rPr>
      </w:pPr>
      <w:r w:rsidRPr="00CC3940">
        <w:rPr>
          <w:sz w:val="24"/>
          <w:szCs w:val="28"/>
        </w:rPr>
        <w:t>void MyI2C_W_</w:t>
      </w:r>
      <w:proofErr w:type="gramStart"/>
      <w:r w:rsidRPr="00CC3940">
        <w:rPr>
          <w:sz w:val="24"/>
          <w:szCs w:val="28"/>
        </w:rPr>
        <w:t>SCL(</w:t>
      </w:r>
      <w:proofErr w:type="gramEnd"/>
      <w:r w:rsidRPr="00CC3940">
        <w:rPr>
          <w:sz w:val="24"/>
          <w:szCs w:val="28"/>
        </w:rPr>
        <w:t>uint8_t BitValue)</w:t>
      </w:r>
    </w:p>
    <w:p w14:paraId="7D6F051F" w14:textId="77777777" w:rsidR="00CC3940" w:rsidRPr="00CC3940" w:rsidRDefault="00CC3940" w:rsidP="00DA3463">
      <w:pPr>
        <w:snapToGrid w:val="0"/>
        <w:rPr>
          <w:sz w:val="24"/>
          <w:szCs w:val="28"/>
        </w:rPr>
      </w:pPr>
      <w:r w:rsidRPr="00CC3940">
        <w:rPr>
          <w:sz w:val="24"/>
          <w:szCs w:val="28"/>
        </w:rPr>
        <w:t>{</w:t>
      </w:r>
    </w:p>
    <w:p w14:paraId="272478A4" w14:textId="77777777" w:rsidR="00CC3940" w:rsidRPr="00CC3940" w:rsidRDefault="00CC3940" w:rsidP="00DA3463">
      <w:pPr>
        <w:snapToGrid w:val="0"/>
        <w:rPr>
          <w:sz w:val="24"/>
          <w:szCs w:val="28"/>
        </w:rPr>
      </w:pPr>
      <w:r w:rsidRPr="00CC3940">
        <w:rPr>
          <w:sz w:val="24"/>
          <w:szCs w:val="28"/>
        </w:rPr>
        <w:tab/>
        <w:t>GPIO_WriteBit(GPIOB, GPIO_Pin_10, (BitAction)BitValue);</w:t>
      </w:r>
      <w:r w:rsidRPr="00CC3940">
        <w:rPr>
          <w:sz w:val="24"/>
          <w:szCs w:val="28"/>
        </w:rPr>
        <w:tab/>
      </w:r>
      <w:r w:rsidRPr="00CC3940">
        <w:rPr>
          <w:sz w:val="24"/>
          <w:szCs w:val="28"/>
        </w:rPr>
        <w:tab/>
        <w:t>//根据BitValue，设置SCL引脚的电平</w:t>
      </w:r>
    </w:p>
    <w:p w14:paraId="3D34E127" w14:textId="77777777" w:rsidR="00CC3940" w:rsidRPr="00CC3940" w:rsidRDefault="00CC3940" w:rsidP="00DA3463">
      <w:pPr>
        <w:snapToGrid w:val="0"/>
        <w:rPr>
          <w:sz w:val="24"/>
          <w:szCs w:val="28"/>
        </w:rPr>
      </w:pPr>
      <w:r w:rsidRPr="00CC3940">
        <w:rPr>
          <w:sz w:val="24"/>
          <w:szCs w:val="28"/>
        </w:rPr>
        <w:tab/>
        <w:t>Delay_us(10);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//延时10us，防止时序频率超过要求</w:t>
      </w:r>
    </w:p>
    <w:p w14:paraId="30AE6A23" w14:textId="77777777" w:rsidR="00CC3940" w:rsidRPr="00CC3940" w:rsidRDefault="00CC3940" w:rsidP="00DA3463">
      <w:pPr>
        <w:snapToGrid w:val="0"/>
        <w:rPr>
          <w:sz w:val="24"/>
          <w:szCs w:val="28"/>
        </w:rPr>
      </w:pPr>
      <w:r w:rsidRPr="00CC3940">
        <w:rPr>
          <w:sz w:val="24"/>
          <w:szCs w:val="28"/>
        </w:rPr>
        <w:t>}</w:t>
      </w:r>
    </w:p>
    <w:p w14:paraId="2E2A99CE" w14:textId="77777777" w:rsidR="00CC3940" w:rsidRPr="00CC3940" w:rsidRDefault="00CC3940" w:rsidP="00DA3463">
      <w:pPr>
        <w:snapToGrid w:val="0"/>
        <w:rPr>
          <w:sz w:val="24"/>
          <w:szCs w:val="28"/>
        </w:rPr>
      </w:pPr>
    </w:p>
    <w:p w14:paraId="335B4C8D" w14:textId="77777777" w:rsidR="00CC3940" w:rsidRPr="00CC3940" w:rsidRDefault="00CC3940" w:rsidP="00DA3463">
      <w:pPr>
        <w:snapToGrid w:val="0"/>
        <w:rPr>
          <w:sz w:val="24"/>
          <w:szCs w:val="28"/>
        </w:rPr>
      </w:pPr>
      <w:r w:rsidRPr="00CC3940">
        <w:rPr>
          <w:sz w:val="24"/>
          <w:szCs w:val="28"/>
        </w:rPr>
        <w:t>/**</w:t>
      </w:r>
    </w:p>
    <w:p w14:paraId="50949975" w14:textId="77777777" w:rsidR="00CC3940" w:rsidRPr="00CC3940" w:rsidRDefault="00CC3940" w:rsidP="00DA3463">
      <w:pPr>
        <w:snapToGrid w:val="0"/>
        <w:rPr>
          <w:sz w:val="24"/>
          <w:szCs w:val="28"/>
        </w:rPr>
      </w:pPr>
      <w:r w:rsidRPr="00CC3940">
        <w:rPr>
          <w:sz w:val="24"/>
          <w:szCs w:val="28"/>
        </w:rPr>
        <w:t xml:space="preserve">  * 函    数：I2C写SDA引脚电平</w:t>
      </w:r>
    </w:p>
    <w:p w14:paraId="6FD00E58" w14:textId="77777777" w:rsidR="00CC3940" w:rsidRPr="00CC3940" w:rsidRDefault="00CC3940" w:rsidP="00DA3463">
      <w:pPr>
        <w:snapToGrid w:val="0"/>
        <w:rPr>
          <w:sz w:val="24"/>
          <w:szCs w:val="28"/>
        </w:rPr>
      </w:pPr>
      <w:r w:rsidRPr="00CC3940">
        <w:rPr>
          <w:sz w:val="24"/>
          <w:szCs w:val="28"/>
        </w:rPr>
        <w:t xml:space="preserve">  * 参    数：BitValue 协议层传入的当前需要写入SDA的电平，范围0~0xFF</w:t>
      </w:r>
    </w:p>
    <w:p w14:paraId="1BC334F1" w14:textId="77777777" w:rsidR="00CC3940" w:rsidRPr="00CC3940" w:rsidRDefault="00CC3940" w:rsidP="00DA3463">
      <w:pPr>
        <w:snapToGrid w:val="0"/>
        <w:rPr>
          <w:sz w:val="24"/>
          <w:szCs w:val="28"/>
        </w:rPr>
      </w:pPr>
      <w:r w:rsidRPr="00CC3940">
        <w:rPr>
          <w:sz w:val="24"/>
          <w:szCs w:val="28"/>
        </w:rPr>
        <w:t xml:space="preserve">  * 返 回 值：无</w:t>
      </w:r>
    </w:p>
    <w:p w14:paraId="2AD2B57A" w14:textId="77777777" w:rsidR="00CC3940" w:rsidRPr="00CC3940" w:rsidRDefault="00CC3940" w:rsidP="00DA3463">
      <w:pPr>
        <w:snapToGrid w:val="0"/>
        <w:rPr>
          <w:sz w:val="24"/>
          <w:szCs w:val="28"/>
        </w:rPr>
      </w:pPr>
      <w:r w:rsidRPr="00CC3940">
        <w:rPr>
          <w:sz w:val="24"/>
          <w:szCs w:val="28"/>
        </w:rPr>
        <w:t xml:space="preserve">  * 注意事项：此函数需要用户实现内容，当BitValue为0时，需要置SDA为低电平，当BitValue非0时，需要置SDA为高电平</w:t>
      </w:r>
    </w:p>
    <w:p w14:paraId="7088DE70" w14:textId="77777777" w:rsidR="00CC3940" w:rsidRPr="00CC3940" w:rsidRDefault="00CC3940" w:rsidP="00DA3463">
      <w:pPr>
        <w:snapToGrid w:val="0"/>
        <w:rPr>
          <w:sz w:val="24"/>
          <w:szCs w:val="28"/>
        </w:rPr>
      </w:pPr>
      <w:r w:rsidRPr="00CC3940">
        <w:rPr>
          <w:sz w:val="24"/>
          <w:szCs w:val="28"/>
        </w:rPr>
        <w:t xml:space="preserve">  */</w:t>
      </w:r>
    </w:p>
    <w:p w14:paraId="4DCA55B7" w14:textId="77777777" w:rsidR="00CC3940" w:rsidRPr="00CC3940" w:rsidRDefault="00CC3940" w:rsidP="00DA3463">
      <w:pPr>
        <w:snapToGrid w:val="0"/>
        <w:rPr>
          <w:sz w:val="24"/>
          <w:szCs w:val="28"/>
        </w:rPr>
      </w:pPr>
      <w:r w:rsidRPr="00CC3940">
        <w:rPr>
          <w:sz w:val="24"/>
          <w:szCs w:val="28"/>
        </w:rPr>
        <w:t>void MyI2C_W_</w:t>
      </w:r>
      <w:proofErr w:type="gramStart"/>
      <w:r w:rsidRPr="00CC3940">
        <w:rPr>
          <w:sz w:val="24"/>
          <w:szCs w:val="28"/>
        </w:rPr>
        <w:t>SDA(</w:t>
      </w:r>
      <w:proofErr w:type="gramEnd"/>
      <w:r w:rsidRPr="00CC3940">
        <w:rPr>
          <w:sz w:val="24"/>
          <w:szCs w:val="28"/>
        </w:rPr>
        <w:t>uint8_t BitValue)</w:t>
      </w:r>
    </w:p>
    <w:p w14:paraId="66471E07" w14:textId="77777777" w:rsidR="00CC3940" w:rsidRPr="00CC3940" w:rsidRDefault="00CC3940" w:rsidP="00DA3463">
      <w:pPr>
        <w:snapToGrid w:val="0"/>
        <w:rPr>
          <w:sz w:val="24"/>
          <w:szCs w:val="28"/>
        </w:rPr>
      </w:pPr>
      <w:r w:rsidRPr="00CC3940">
        <w:rPr>
          <w:sz w:val="24"/>
          <w:szCs w:val="28"/>
        </w:rPr>
        <w:t>{</w:t>
      </w:r>
    </w:p>
    <w:p w14:paraId="5157D67F" w14:textId="77777777" w:rsidR="00CC3940" w:rsidRPr="00CC3940" w:rsidRDefault="00CC3940" w:rsidP="00DA3463">
      <w:pPr>
        <w:snapToGrid w:val="0"/>
        <w:rPr>
          <w:sz w:val="24"/>
          <w:szCs w:val="28"/>
        </w:rPr>
      </w:pPr>
      <w:r w:rsidRPr="00CC3940">
        <w:rPr>
          <w:sz w:val="24"/>
          <w:szCs w:val="28"/>
        </w:rPr>
        <w:tab/>
        <w:t>GPIO_WriteBit(GPIOB, GPIO_Pin_11, (BitAction)BitValue);</w:t>
      </w:r>
      <w:r w:rsidRPr="00CC3940">
        <w:rPr>
          <w:sz w:val="24"/>
          <w:szCs w:val="28"/>
        </w:rPr>
        <w:tab/>
      </w:r>
      <w:r w:rsidRPr="00CC3940">
        <w:rPr>
          <w:sz w:val="24"/>
          <w:szCs w:val="28"/>
        </w:rPr>
        <w:tab/>
        <w:t>//根据BitValue，设置SDA引脚的电平，BitValue要实现非0即1的特性</w:t>
      </w:r>
    </w:p>
    <w:p w14:paraId="31CCABD1" w14:textId="77777777" w:rsidR="00CC3940" w:rsidRPr="00CC3940" w:rsidRDefault="00CC3940" w:rsidP="00DA3463">
      <w:pPr>
        <w:snapToGrid w:val="0"/>
        <w:rPr>
          <w:sz w:val="24"/>
          <w:szCs w:val="28"/>
        </w:rPr>
      </w:pPr>
      <w:r w:rsidRPr="00CC3940">
        <w:rPr>
          <w:sz w:val="24"/>
          <w:szCs w:val="28"/>
        </w:rPr>
        <w:tab/>
        <w:t>Delay_us(10);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//延时10us，防止时序频率超过要求</w:t>
      </w:r>
    </w:p>
    <w:p w14:paraId="13E83710" w14:textId="77777777" w:rsidR="00CC3940" w:rsidRPr="00CC3940" w:rsidRDefault="00CC3940" w:rsidP="00DA3463">
      <w:pPr>
        <w:snapToGrid w:val="0"/>
        <w:rPr>
          <w:sz w:val="24"/>
          <w:szCs w:val="28"/>
        </w:rPr>
      </w:pPr>
      <w:r w:rsidRPr="00CC3940">
        <w:rPr>
          <w:sz w:val="24"/>
          <w:szCs w:val="28"/>
        </w:rPr>
        <w:t>}</w:t>
      </w:r>
    </w:p>
    <w:p w14:paraId="4E9514E3" w14:textId="77777777" w:rsidR="00CC3940" w:rsidRPr="00CC3940" w:rsidRDefault="00CC3940" w:rsidP="00DA3463">
      <w:pPr>
        <w:snapToGrid w:val="0"/>
        <w:rPr>
          <w:sz w:val="24"/>
          <w:szCs w:val="28"/>
        </w:rPr>
      </w:pPr>
    </w:p>
    <w:p w14:paraId="484F2B85" w14:textId="77777777" w:rsidR="00CC3940" w:rsidRPr="00CC3940" w:rsidRDefault="00CC3940" w:rsidP="00DA3463">
      <w:pPr>
        <w:snapToGrid w:val="0"/>
        <w:rPr>
          <w:sz w:val="24"/>
          <w:szCs w:val="28"/>
        </w:rPr>
      </w:pPr>
      <w:r w:rsidRPr="00CC3940">
        <w:rPr>
          <w:sz w:val="24"/>
          <w:szCs w:val="28"/>
        </w:rPr>
        <w:t>/**</w:t>
      </w:r>
    </w:p>
    <w:p w14:paraId="20456C1A" w14:textId="77777777" w:rsidR="00CC3940" w:rsidRPr="00CC3940" w:rsidRDefault="00CC3940" w:rsidP="00DA3463">
      <w:pPr>
        <w:snapToGrid w:val="0"/>
        <w:rPr>
          <w:sz w:val="24"/>
          <w:szCs w:val="28"/>
        </w:rPr>
      </w:pPr>
      <w:r w:rsidRPr="00CC3940">
        <w:rPr>
          <w:sz w:val="24"/>
          <w:szCs w:val="28"/>
        </w:rPr>
        <w:lastRenderedPageBreak/>
        <w:t xml:space="preserve">  * 函    数：I2C读SDA引脚电平</w:t>
      </w:r>
    </w:p>
    <w:p w14:paraId="2250F2AB" w14:textId="77777777" w:rsidR="00CC3940" w:rsidRPr="00CC3940" w:rsidRDefault="00CC3940" w:rsidP="00DA3463">
      <w:pPr>
        <w:snapToGrid w:val="0"/>
        <w:rPr>
          <w:sz w:val="24"/>
          <w:szCs w:val="28"/>
        </w:rPr>
      </w:pPr>
      <w:r w:rsidRPr="00CC3940">
        <w:rPr>
          <w:sz w:val="24"/>
          <w:szCs w:val="28"/>
        </w:rPr>
        <w:t xml:space="preserve">  * 参    数：无</w:t>
      </w:r>
    </w:p>
    <w:p w14:paraId="167A6011" w14:textId="77777777" w:rsidR="00CC3940" w:rsidRPr="00CC3940" w:rsidRDefault="00CC3940" w:rsidP="00DA3463">
      <w:pPr>
        <w:snapToGrid w:val="0"/>
        <w:rPr>
          <w:sz w:val="24"/>
          <w:szCs w:val="28"/>
        </w:rPr>
      </w:pPr>
      <w:r w:rsidRPr="00CC3940">
        <w:rPr>
          <w:sz w:val="24"/>
          <w:szCs w:val="28"/>
        </w:rPr>
        <w:t xml:space="preserve">  * 返 回 值：协议层需要得到的当前SDA的电平，范围0~1</w:t>
      </w:r>
    </w:p>
    <w:p w14:paraId="6FC42CC3" w14:textId="77777777" w:rsidR="00CC3940" w:rsidRPr="00CC3940" w:rsidRDefault="00CC3940" w:rsidP="00DA3463">
      <w:pPr>
        <w:snapToGrid w:val="0"/>
        <w:rPr>
          <w:sz w:val="24"/>
          <w:szCs w:val="28"/>
        </w:rPr>
      </w:pPr>
      <w:r w:rsidRPr="00CC3940">
        <w:rPr>
          <w:sz w:val="24"/>
          <w:szCs w:val="28"/>
        </w:rPr>
        <w:t xml:space="preserve">  * 注意事项：此函数需要用户实现内容，当前SDA为低电平时，返回0，当前SDA为高电平时，返回1</w:t>
      </w:r>
    </w:p>
    <w:p w14:paraId="53F624B5" w14:textId="77777777" w:rsidR="00CC3940" w:rsidRPr="00CC3940" w:rsidRDefault="00CC3940" w:rsidP="00DA3463">
      <w:pPr>
        <w:snapToGrid w:val="0"/>
        <w:rPr>
          <w:sz w:val="24"/>
          <w:szCs w:val="28"/>
        </w:rPr>
      </w:pPr>
      <w:r w:rsidRPr="00CC3940">
        <w:rPr>
          <w:sz w:val="24"/>
          <w:szCs w:val="28"/>
        </w:rPr>
        <w:t xml:space="preserve">  */</w:t>
      </w:r>
    </w:p>
    <w:p w14:paraId="24EB14F0" w14:textId="77777777" w:rsidR="00CC3940" w:rsidRPr="00CC3940" w:rsidRDefault="00CC3940" w:rsidP="00DA3463">
      <w:pPr>
        <w:snapToGrid w:val="0"/>
        <w:rPr>
          <w:sz w:val="24"/>
          <w:szCs w:val="28"/>
        </w:rPr>
      </w:pPr>
      <w:r w:rsidRPr="00CC3940">
        <w:rPr>
          <w:sz w:val="24"/>
          <w:szCs w:val="28"/>
        </w:rPr>
        <w:t>uint8_t MyI2C_R_</w:t>
      </w:r>
      <w:proofErr w:type="gramStart"/>
      <w:r w:rsidRPr="00CC3940">
        <w:rPr>
          <w:sz w:val="24"/>
          <w:szCs w:val="28"/>
        </w:rPr>
        <w:t>SDA(</w:t>
      </w:r>
      <w:proofErr w:type="gramEnd"/>
      <w:r w:rsidRPr="00CC3940">
        <w:rPr>
          <w:sz w:val="24"/>
          <w:szCs w:val="28"/>
        </w:rPr>
        <w:t>void)</w:t>
      </w:r>
    </w:p>
    <w:p w14:paraId="698F0537" w14:textId="77777777" w:rsidR="00CC3940" w:rsidRPr="00CC3940" w:rsidRDefault="00CC3940" w:rsidP="00DA3463">
      <w:pPr>
        <w:snapToGrid w:val="0"/>
        <w:rPr>
          <w:sz w:val="24"/>
          <w:szCs w:val="28"/>
        </w:rPr>
      </w:pPr>
      <w:r w:rsidRPr="00CC3940">
        <w:rPr>
          <w:sz w:val="24"/>
          <w:szCs w:val="28"/>
        </w:rPr>
        <w:t>{</w:t>
      </w:r>
    </w:p>
    <w:p w14:paraId="2EC7FA81" w14:textId="77777777" w:rsidR="00CC3940" w:rsidRPr="00CC3940" w:rsidRDefault="00CC3940" w:rsidP="00DA3463">
      <w:pPr>
        <w:snapToGrid w:val="0"/>
        <w:rPr>
          <w:sz w:val="24"/>
          <w:szCs w:val="28"/>
        </w:rPr>
      </w:pPr>
      <w:r w:rsidRPr="00CC3940">
        <w:rPr>
          <w:sz w:val="24"/>
          <w:szCs w:val="28"/>
        </w:rPr>
        <w:tab/>
        <w:t>uint8_t BitValue;</w:t>
      </w:r>
    </w:p>
    <w:p w14:paraId="48E1F371" w14:textId="77777777" w:rsidR="00CC3940" w:rsidRPr="00CC3940" w:rsidRDefault="00CC3940" w:rsidP="00DA3463">
      <w:pPr>
        <w:snapToGrid w:val="0"/>
        <w:rPr>
          <w:sz w:val="24"/>
          <w:szCs w:val="28"/>
        </w:rPr>
      </w:pPr>
      <w:r w:rsidRPr="00CC3940">
        <w:rPr>
          <w:sz w:val="24"/>
          <w:szCs w:val="28"/>
        </w:rPr>
        <w:tab/>
        <w:t>BitValue = GPIO_ReadInputDataBit(GPIOB, GPIO_Pin_11);</w:t>
      </w:r>
      <w:r w:rsidRPr="00CC3940">
        <w:rPr>
          <w:sz w:val="24"/>
          <w:szCs w:val="28"/>
        </w:rPr>
        <w:tab/>
      </w:r>
      <w:r w:rsidRPr="00CC3940">
        <w:rPr>
          <w:sz w:val="24"/>
          <w:szCs w:val="28"/>
        </w:rPr>
        <w:tab/>
        <w:t>//读取SDA电平</w:t>
      </w:r>
    </w:p>
    <w:p w14:paraId="1F4501F5" w14:textId="77777777" w:rsidR="00CC3940" w:rsidRPr="00CC3940" w:rsidRDefault="00CC3940" w:rsidP="00DA3463">
      <w:pPr>
        <w:snapToGrid w:val="0"/>
        <w:rPr>
          <w:sz w:val="24"/>
          <w:szCs w:val="28"/>
        </w:rPr>
      </w:pPr>
      <w:r w:rsidRPr="00CC3940">
        <w:rPr>
          <w:sz w:val="24"/>
          <w:szCs w:val="28"/>
        </w:rPr>
        <w:tab/>
        <w:t>Delay_us(10);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//延时10us，防止时序频率超过要求</w:t>
      </w:r>
    </w:p>
    <w:p w14:paraId="3568C78E" w14:textId="77777777" w:rsidR="00CC3940" w:rsidRPr="00CC3940" w:rsidRDefault="00CC3940" w:rsidP="00DA3463">
      <w:pPr>
        <w:snapToGrid w:val="0"/>
        <w:rPr>
          <w:sz w:val="24"/>
          <w:szCs w:val="28"/>
        </w:rPr>
      </w:pPr>
      <w:r w:rsidRPr="00CC3940">
        <w:rPr>
          <w:sz w:val="24"/>
          <w:szCs w:val="28"/>
        </w:rPr>
        <w:tab/>
        <w:t>return BitValue;</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//返回SDA电平</w:t>
      </w:r>
    </w:p>
    <w:p w14:paraId="0FBC6B3B" w14:textId="77777777" w:rsidR="00CC3940" w:rsidRPr="00CC3940" w:rsidRDefault="00CC3940" w:rsidP="00DA3463">
      <w:pPr>
        <w:snapToGrid w:val="0"/>
        <w:rPr>
          <w:sz w:val="24"/>
          <w:szCs w:val="28"/>
        </w:rPr>
      </w:pPr>
      <w:r w:rsidRPr="00CC3940">
        <w:rPr>
          <w:sz w:val="24"/>
          <w:szCs w:val="28"/>
        </w:rPr>
        <w:t>}</w:t>
      </w:r>
    </w:p>
    <w:p w14:paraId="4A6A6557" w14:textId="77777777" w:rsidR="00CC3940" w:rsidRPr="00CC3940" w:rsidRDefault="00CC3940" w:rsidP="00DA3463">
      <w:pPr>
        <w:snapToGrid w:val="0"/>
        <w:rPr>
          <w:sz w:val="24"/>
          <w:szCs w:val="28"/>
        </w:rPr>
      </w:pPr>
    </w:p>
    <w:p w14:paraId="6EBE8934" w14:textId="77777777" w:rsidR="00CC3940" w:rsidRPr="00CC3940" w:rsidRDefault="00CC3940" w:rsidP="00DA3463">
      <w:pPr>
        <w:snapToGrid w:val="0"/>
        <w:rPr>
          <w:sz w:val="24"/>
          <w:szCs w:val="28"/>
        </w:rPr>
      </w:pPr>
      <w:r w:rsidRPr="00CC3940">
        <w:rPr>
          <w:sz w:val="24"/>
          <w:szCs w:val="28"/>
        </w:rPr>
        <w:t>/**</w:t>
      </w:r>
    </w:p>
    <w:p w14:paraId="1EA27E7D" w14:textId="77777777" w:rsidR="00CC3940" w:rsidRPr="00CC3940" w:rsidRDefault="00CC3940" w:rsidP="00DA3463">
      <w:pPr>
        <w:snapToGrid w:val="0"/>
        <w:rPr>
          <w:sz w:val="24"/>
          <w:szCs w:val="28"/>
        </w:rPr>
      </w:pPr>
      <w:r w:rsidRPr="00CC3940">
        <w:rPr>
          <w:sz w:val="24"/>
          <w:szCs w:val="28"/>
        </w:rPr>
        <w:t xml:space="preserve">  * 函    数：I2C初始化</w:t>
      </w:r>
    </w:p>
    <w:p w14:paraId="5ADB38C8" w14:textId="77777777" w:rsidR="00CC3940" w:rsidRPr="00CC3940" w:rsidRDefault="00CC3940" w:rsidP="00DA3463">
      <w:pPr>
        <w:snapToGrid w:val="0"/>
        <w:rPr>
          <w:sz w:val="24"/>
          <w:szCs w:val="28"/>
        </w:rPr>
      </w:pPr>
      <w:r w:rsidRPr="00CC3940">
        <w:rPr>
          <w:sz w:val="24"/>
          <w:szCs w:val="28"/>
        </w:rPr>
        <w:t xml:space="preserve">  * 参    数：无</w:t>
      </w:r>
    </w:p>
    <w:p w14:paraId="271E336A" w14:textId="77777777" w:rsidR="00CC3940" w:rsidRPr="00CC3940" w:rsidRDefault="00CC3940" w:rsidP="00DA3463">
      <w:pPr>
        <w:snapToGrid w:val="0"/>
        <w:rPr>
          <w:sz w:val="24"/>
          <w:szCs w:val="28"/>
        </w:rPr>
      </w:pPr>
      <w:r w:rsidRPr="00CC3940">
        <w:rPr>
          <w:sz w:val="24"/>
          <w:szCs w:val="28"/>
        </w:rPr>
        <w:t xml:space="preserve">  * 返 回 值：无</w:t>
      </w:r>
    </w:p>
    <w:p w14:paraId="4CA72C6B" w14:textId="77777777" w:rsidR="00CC3940" w:rsidRPr="00CC3940" w:rsidRDefault="00CC3940" w:rsidP="00DA3463">
      <w:pPr>
        <w:snapToGrid w:val="0"/>
        <w:rPr>
          <w:sz w:val="24"/>
          <w:szCs w:val="28"/>
        </w:rPr>
      </w:pPr>
      <w:r w:rsidRPr="00CC3940">
        <w:rPr>
          <w:sz w:val="24"/>
          <w:szCs w:val="28"/>
        </w:rPr>
        <w:t xml:space="preserve">  * 注意事项：此函数需要用户实现内容，实现SCL和SDA引脚的初始化</w:t>
      </w:r>
    </w:p>
    <w:p w14:paraId="445FE694" w14:textId="77777777" w:rsidR="00CC3940" w:rsidRPr="00CC3940" w:rsidRDefault="00CC3940" w:rsidP="00DA3463">
      <w:pPr>
        <w:snapToGrid w:val="0"/>
        <w:rPr>
          <w:sz w:val="24"/>
          <w:szCs w:val="28"/>
        </w:rPr>
      </w:pPr>
      <w:r w:rsidRPr="00CC3940">
        <w:rPr>
          <w:sz w:val="24"/>
          <w:szCs w:val="28"/>
        </w:rPr>
        <w:t xml:space="preserve">  */</w:t>
      </w:r>
    </w:p>
    <w:p w14:paraId="2E1D9036" w14:textId="77777777" w:rsidR="00CC3940" w:rsidRPr="00CC3940" w:rsidRDefault="00CC3940" w:rsidP="00DA3463">
      <w:pPr>
        <w:snapToGrid w:val="0"/>
        <w:rPr>
          <w:sz w:val="24"/>
          <w:szCs w:val="28"/>
        </w:rPr>
      </w:pPr>
      <w:r w:rsidRPr="00CC3940">
        <w:rPr>
          <w:sz w:val="24"/>
          <w:szCs w:val="28"/>
        </w:rPr>
        <w:t>void MyI2C_Init(void)</w:t>
      </w:r>
    </w:p>
    <w:p w14:paraId="3F32364B" w14:textId="77777777" w:rsidR="00CC3940" w:rsidRPr="00CC3940" w:rsidRDefault="00CC3940" w:rsidP="00DA3463">
      <w:pPr>
        <w:snapToGrid w:val="0"/>
        <w:rPr>
          <w:sz w:val="24"/>
          <w:szCs w:val="28"/>
        </w:rPr>
      </w:pPr>
      <w:r w:rsidRPr="00CC3940">
        <w:rPr>
          <w:sz w:val="24"/>
          <w:szCs w:val="28"/>
        </w:rPr>
        <w:t>{</w:t>
      </w:r>
    </w:p>
    <w:p w14:paraId="0459AA73" w14:textId="77777777" w:rsidR="00CC3940" w:rsidRPr="00CC3940" w:rsidRDefault="00CC3940" w:rsidP="00DA3463">
      <w:pPr>
        <w:snapToGrid w:val="0"/>
        <w:rPr>
          <w:sz w:val="24"/>
          <w:szCs w:val="28"/>
        </w:rPr>
      </w:pPr>
      <w:r w:rsidRPr="00CC3940">
        <w:rPr>
          <w:sz w:val="24"/>
          <w:szCs w:val="28"/>
        </w:rPr>
        <w:tab/>
        <w:t>/*开启时钟*/</w:t>
      </w:r>
    </w:p>
    <w:p w14:paraId="7EECB106" w14:textId="77777777" w:rsidR="00CC3940" w:rsidRPr="00CC3940" w:rsidRDefault="00CC3940" w:rsidP="00DA3463">
      <w:pPr>
        <w:snapToGrid w:val="0"/>
        <w:rPr>
          <w:sz w:val="24"/>
          <w:szCs w:val="28"/>
        </w:rPr>
      </w:pPr>
      <w:r w:rsidRPr="00CC3940">
        <w:rPr>
          <w:sz w:val="24"/>
          <w:szCs w:val="28"/>
        </w:rPr>
        <w:tab/>
        <w:t>RCC_APB2PeriphClockCmd(RCC_APB2Periph_GPIOB, ENABLE);</w:t>
      </w:r>
      <w:r w:rsidRPr="00CC3940">
        <w:rPr>
          <w:sz w:val="24"/>
          <w:szCs w:val="28"/>
        </w:rPr>
        <w:tab/>
        <w:t>//开启GPIOB的时钟</w:t>
      </w:r>
    </w:p>
    <w:p w14:paraId="59503CAC" w14:textId="77777777" w:rsidR="00CC3940" w:rsidRPr="00CC3940" w:rsidRDefault="00CC3940" w:rsidP="00DA3463">
      <w:pPr>
        <w:snapToGrid w:val="0"/>
        <w:rPr>
          <w:sz w:val="24"/>
          <w:szCs w:val="28"/>
        </w:rPr>
      </w:pPr>
      <w:r w:rsidRPr="00CC3940">
        <w:rPr>
          <w:sz w:val="24"/>
          <w:szCs w:val="28"/>
        </w:rPr>
        <w:tab/>
        <w:t>Usart1_</w:t>
      </w:r>
      <w:proofErr w:type="gramStart"/>
      <w:r w:rsidRPr="00CC3940">
        <w:rPr>
          <w:sz w:val="24"/>
          <w:szCs w:val="28"/>
        </w:rPr>
        <w:t>Init(</w:t>
      </w:r>
      <w:proofErr w:type="gramEnd"/>
      <w:r w:rsidRPr="00CC3940">
        <w:rPr>
          <w:sz w:val="24"/>
          <w:szCs w:val="28"/>
        </w:rPr>
        <w:t>115200);</w:t>
      </w:r>
    </w:p>
    <w:p w14:paraId="7634784F" w14:textId="77777777" w:rsidR="00CC3940" w:rsidRPr="00CC3940" w:rsidRDefault="00CC3940" w:rsidP="00DA3463">
      <w:pPr>
        <w:snapToGrid w:val="0"/>
        <w:rPr>
          <w:sz w:val="24"/>
          <w:szCs w:val="28"/>
        </w:rPr>
      </w:pPr>
      <w:r w:rsidRPr="00CC3940">
        <w:rPr>
          <w:sz w:val="24"/>
          <w:szCs w:val="28"/>
        </w:rPr>
        <w:tab/>
        <w:t>/*GPIO初始化*/</w:t>
      </w:r>
    </w:p>
    <w:p w14:paraId="55F86922" w14:textId="77777777" w:rsidR="00CC3940" w:rsidRPr="00CC3940" w:rsidRDefault="00CC3940" w:rsidP="00DA3463">
      <w:pPr>
        <w:snapToGrid w:val="0"/>
        <w:rPr>
          <w:sz w:val="24"/>
          <w:szCs w:val="28"/>
        </w:rPr>
      </w:pPr>
      <w:r w:rsidRPr="00CC3940">
        <w:rPr>
          <w:sz w:val="24"/>
          <w:szCs w:val="28"/>
        </w:rPr>
        <w:tab/>
        <w:t>GPIO_InitTypeDef GPIO_InitStructure;</w:t>
      </w:r>
    </w:p>
    <w:p w14:paraId="35E60FB3" w14:textId="77777777" w:rsidR="00CC3940" w:rsidRPr="00CC3940" w:rsidRDefault="00CC3940" w:rsidP="00DA3463">
      <w:pPr>
        <w:snapToGrid w:val="0"/>
        <w:rPr>
          <w:sz w:val="24"/>
          <w:szCs w:val="28"/>
        </w:rPr>
      </w:pPr>
      <w:r w:rsidRPr="00CC3940">
        <w:rPr>
          <w:sz w:val="24"/>
          <w:szCs w:val="28"/>
        </w:rPr>
        <w:tab/>
        <w:t>GPIO_InitStructure.GPIO_Mode = GPIO_Mode_Out_OD;</w:t>
      </w:r>
    </w:p>
    <w:p w14:paraId="55F51167" w14:textId="77777777" w:rsidR="00CC3940" w:rsidRPr="00CC3940" w:rsidRDefault="00CC3940" w:rsidP="00DA3463">
      <w:pPr>
        <w:snapToGrid w:val="0"/>
        <w:rPr>
          <w:sz w:val="24"/>
          <w:szCs w:val="28"/>
        </w:rPr>
      </w:pPr>
      <w:r w:rsidRPr="00CC3940">
        <w:rPr>
          <w:sz w:val="24"/>
          <w:szCs w:val="28"/>
        </w:rPr>
        <w:tab/>
        <w:t>GPIO_InitStructure.GPIO_Pin = GPIO_Pin_10 | GPIO_Pin_11;</w:t>
      </w:r>
    </w:p>
    <w:p w14:paraId="35A99248" w14:textId="77777777" w:rsidR="00CC3940" w:rsidRPr="00CC3940" w:rsidRDefault="00CC3940" w:rsidP="00DA3463">
      <w:pPr>
        <w:snapToGrid w:val="0"/>
        <w:rPr>
          <w:sz w:val="24"/>
          <w:szCs w:val="28"/>
        </w:rPr>
      </w:pPr>
      <w:r w:rsidRPr="00CC3940">
        <w:rPr>
          <w:sz w:val="24"/>
          <w:szCs w:val="28"/>
        </w:rPr>
        <w:tab/>
        <w:t>GPIO_InitStructure.GPIO_Speed = GPIO_Speed_50MHz;</w:t>
      </w:r>
    </w:p>
    <w:p w14:paraId="455DA348" w14:textId="77777777" w:rsidR="00CC3940" w:rsidRPr="00CC3940" w:rsidRDefault="00CC3940" w:rsidP="00DA3463">
      <w:pPr>
        <w:snapToGrid w:val="0"/>
        <w:rPr>
          <w:sz w:val="24"/>
          <w:szCs w:val="28"/>
        </w:rPr>
      </w:pPr>
      <w:r w:rsidRPr="00CC3940">
        <w:rPr>
          <w:sz w:val="24"/>
          <w:szCs w:val="28"/>
        </w:rPr>
        <w:tab/>
        <w:t>GPIO_Init(GPIOB, &amp;GPIO_InitStructure);</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//将PB10和PB11引脚初始化为开漏输出</w:t>
      </w:r>
    </w:p>
    <w:p w14:paraId="344DD3CE" w14:textId="77777777" w:rsidR="00CC3940" w:rsidRPr="00CC3940" w:rsidRDefault="00CC3940" w:rsidP="00DA3463">
      <w:pPr>
        <w:snapToGrid w:val="0"/>
        <w:rPr>
          <w:sz w:val="24"/>
          <w:szCs w:val="28"/>
        </w:rPr>
      </w:pPr>
      <w:r w:rsidRPr="00CC3940">
        <w:rPr>
          <w:sz w:val="24"/>
          <w:szCs w:val="28"/>
        </w:rPr>
        <w:tab/>
      </w:r>
    </w:p>
    <w:p w14:paraId="28C346BA" w14:textId="77777777" w:rsidR="00CC3940" w:rsidRPr="00CC3940" w:rsidRDefault="00CC3940" w:rsidP="00DA3463">
      <w:pPr>
        <w:snapToGrid w:val="0"/>
        <w:rPr>
          <w:sz w:val="24"/>
          <w:szCs w:val="28"/>
        </w:rPr>
      </w:pPr>
      <w:r w:rsidRPr="00CC3940">
        <w:rPr>
          <w:sz w:val="24"/>
          <w:szCs w:val="28"/>
        </w:rPr>
        <w:tab/>
        <w:t>/*设置默认电平*/</w:t>
      </w:r>
    </w:p>
    <w:p w14:paraId="667D0C95" w14:textId="77777777" w:rsidR="00CC3940" w:rsidRPr="00CC3940" w:rsidRDefault="00CC3940" w:rsidP="00DA3463">
      <w:pPr>
        <w:snapToGrid w:val="0"/>
        <w:rPr>
          <w:sz w:val="24"/>
          <w:szCs w:val="28"/>
        </w:rPr>
      </w:pPr>
      <w:r w:rsidRPr="00CC3940">
        <w:rPr>
          <w:sz w:val="24"/>
          <w:szCs w:val="28"/>
        </w:rPr>
        <w:tab/>
        <w:t>GPIO_SetBits(GPIOB, GPIO_Pin_10 | GPIO_Pin_11);</w:t>
      </w:r>
      <w:r w:rsidRPr="00CC3940">
        <w:rPr>
          <w:sz w:val="24"/>
          <w:szCs w:val="28"/>
        </w:rPr>
        <w:tab/>
      </w:r>
      <w:r w:rsidRPr="00CC3940">
        <w:rPr>
          <w:sz w:val="24"/>
          <w:szCs w:val="28"/>
        </w:rPr>
        <w:tab/>
      </w:r>
      <w:r w:rsidRPr="00CC3940">
        <w:rPr>
          <w:sz w:val="24"/>
          <w:szCs w:val="28"/>
        </w:rPr>
        <w:tab/>
        <w:t>//设置PB10和PB11引脚初始化后默认为高电平（释放总线状态）</w:t>
      </w:r>
    </w:p>
    <w:p w14:paraId="6658A71D" w14:textId="77777777" w:rsidR="00CC3940" w:rsidRPr="00CC3940" w:rsidRDefault="00CC3940" w:rsidP="00DA3463">
      <w:pPr>
        <w:snapToGrid w:val="0"/>
        <w:rPr>
          <w:sz w:val="24"/>
          <w:szCs w:val="28"/>
        </w:rPr>
      </w:pPr>
      <w:r w:rsidRPr="00CC3940">
        <w:rPr>
          <w:sz w:val="24"/>
          <w:szCs w:val="28"/>
        </w:rPr>
        <w:t>}</w:t>
      </w:r>
    </w:p>
    <w:p w14:paraId="720FEE75" w14:textId="77777777" w:rsidR="00CC3940" w:rsidRPr="00CC3940" w:rsidRDefault="00CC3940" w:rsidP="00DA3463">
      <w:pPr>
        <w:snapToGrid w:val="0"/>
        <w:rPr>
          <w:sz w:val="24"/>
          <w:szCs w:val="28"/>
        </w:rPr>
      </w:pPr>
    </w:p>
    <w:p w14:paraId="683BE00F" w14:textId="77777777" w:rsidR="00CC3940" w:rsidRPr="00CC3940" w:rsidRDefault="00CC3940" w:rsidP="00DA3463">
      <w:pPr>
        <w:snapToGrid w:val="0"/>
        <w:rPr>
          <w:sz w:val="24"/>
          <w:szCs w:val="28"/>
        </w:rPr>
      </w:pPr>
      <w:r w:rsidRPr="00CC3940">
        <w:rPr>
          <w:sz w:val="24"/>
          <w:szCs w:val="28"/>
        </w:rPr>
        <w:t>/*协议层*/</w:t>
      </w:r>
    </w:p>
    <w:p w14:paraId="5C0F8C78" w14:textId="77777777" w:rsidR="00CC3940" w:rsidRPr="00CC3940" w:rsidRDefault="00CC3940" w:rsidP="00DA3463">
      <w:pPr>
        <w:snapToGrid w:val="0"/>
        <w:rPr>
          <w:sz w:val="24"/>
          <w:szCs w:val="28"/>
        </w:rPr>
      </w:pPr>
    </w:p>
    <w:p w14:paraId="5B8CBC72" w14:textId="77777777" w:rsidR="00CC3940" w:rsidRPr="00CC3940" w:rsidRDefault="00CC3940" w:rsidP="00DA3463">
      <w:pPr>
        <w:snapToGrid w:val="0"/>
        <w:rPr>
          <w:sz w:val="24"/>
          <w:szCs w:val="28"/>
        </w:rPr>
      </w:pPr>
      <w:r w:rsidRPr="00CC3940">
        <w:rPr>
          <w:sz w:val="24"/>
          <w:szCs w:val="28"/>
        </w:rPr>
        <w:t>/**</w:t>
      </w:r>
    </w:p>
    <w:p w14:paraId="41264DFC" w14:textId="77777777" w:rsidR="00CC3940" w:rsidRPr="00CC3940" w:rsidRDefault="00CC3940" w:rsidP="00DA3463">
      <w:pPr>
        <w:snapToGrid w:val="0"/>
        <w:rPr>
          <w:sz w:val="24"/>
          <w:szCs w:val="28"/>
        </w:rPr>
      </w:pPr>
      <w:r w:rsidRPr="00CC3940">
        <w:rPr>
          <w:sz w:val="24"/>
          <w:szCs w:val="28"/>
        </w:rPr>
        <w:t xml:space="preserve">  * 函    数：I2C起始</w:t>
      </w:r>
    </w:p>
    <w:p w14:paraId="758A9DF3" w14:textId="77777777" w:rsidR="00CC3940" w:rsidRPr="00CC3940" w:rsidRDefault="00CC3940" w:rsidP="00DA3463">
      <w:pPr>
        <w:snapToGrid w:val="0"/>
        <w:rPr>
          <w:sz w:val="24"/>
          <w:szCs w:val="28"/>
        </w:rPr>
      </w:pPr>
      <w:r w:rsidRPr="00CC3940">
        <w:rPr>
          <w:sz w:val="24"/>
          <w:szCs w:val="28"/>
        </w:rPr>
        <w:t xml:space="preserve">  * 参    数：无</w:t>
      </w:r>
    </w:p>
    <w:p w14:paraId="61DA7893" w14:textId="77777777" w:rsidR="00CC3940" w:rsidRPr="00CC3940" w:rsidRDefault="00CC3940" w:rsidP="00DA3463">
      <w:pPr>
        <w:snapToGrid w:val="0"/>
        <w:rPr>
          <w:sz w:val="24"/>
          <w:szCs w:val="28"/>
        </w:rPr>
      </w:pPr>
      <w:r w:rsidRPr="00CC3940">
        <w:rPr>
          <w:sz w:val="24"/>
          <w:szCs w:val="28"/>
        </w:rPr>
        <w:t xml:space="preserve">  * 返 回 值：无</w:t>
      </w:r>
    </w:p>
    <w:p w14:paraId="15507EA4" w14:textId="77777777" w:rsidR="00CC3940" w:rsidRPr="00CC3940" w:rsidRDefault="00CC3940" w:rsidP="00DA3463">
      <w:pPr>
        <w:snapToGrid w:val="0"/>
        <w:rPr>
          <w:sz w:val="24"/>
          <w:szCs w:val="28"/>
        </w:rPr>
      </w:pPr>
      <w:r w:rsidRPr="00CC3940">
        <w:rPr>
          <w:sz w:val="24"/>
          <w:szCs w:val="28"/>
        </w:rPr>
        <w:t xml:space="preserve">  */</w:t>
      </w:r>
    </w:p>
    <w:p w14:paraId="4C1707E2" w14:textId="77777777" w:rsidR="00CC3940" w:rsidRPr="00CC3940" w:rsidRDefault="00CC3940" w:rsidP="00DA3463">
      <w:pPr>
        <w:snapToGrid w:val="0"/>
        <w:rPr>
          <w:sz w:val="24"/>
          <w:szCs w:val="28"/>
        </w:rPr>
      </w:pPr>
      <w:r w:rsidRPr="00CC3940">
        <w:rPr>
          <w:sz w:val="24"/>
          <w:szCs w:val="28"/>
        </w:rPr>
        <w:t>void MyI2C_Start(void)</w:t>
      </w:r>
    </w:p>
    <w:p w14:paraId="2A964CAF" w14:textId="77777777" w:rsidR="00CC3940" w:rsidRPr="00CC3940" w:rsidRDefault="00CC3940" w:rsidP="00DA3463">
      <w:pPr>
        <w:snapToGrid w:val="0"/>
        <w:rPr>
          <w:sz w:val="24"/>
          <w:szCs w:val="28"/>
        </w:rPr>
      </w:pPr>
      <w:r w:rsidRPr="00CC3940">
        <w:rPr>
          <w:sz w:val="24"/>
          <w:szCs w:val="28"/>
        </w:rPr>
        <w:t>{</w:t>
      </w:r>
    </w:p>
    <w:p w14:paraId="63089869" w14:textId="77777777" w:rsidR="00CC3940" w:rsidRPr="00CC3940" w:rsidRDefault="00CC3940" w:rsidP="00DA3463">
      <w:pPr>
        <w:snapToGrid w:val="0"/>
        <w:rPr>
          <w:sz w:val="24"/>
          <w:szCs w:val="28"/>
        </w:rPr>
      </w:pPr>
      <w:r w:rsidRPr="00CC3940">
        <w:rPr>
          <w:sz w:val="24"/>
          <w:szCs w:val="28"/>
        </w:rPr>
        <w:tab/>
        <w:t>MyI2C_W_SDA(1);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//释放SDA，确保SDA为高电平</w:t>
      </w:r>
    </w:p>
    <w:p w14:paraId="5BCBCEE2" w14:textId="77777777" w:rsidR="00CC3940" w:rsidRPr="00CC3940" w:rsidRDefault="00CC3940" w:rsidP="00DA3463">
      <w:pPr>
        <w:snapToGrid w:val="0"/>
        <w:rPr>
          <w:sz w:val="24"/>
          <w:szCs w:val="28"/>
        </w:rPr>
      </w:pPr>
      <w:r w:rsidRPr="00CC3940">
        <w:rPr>
          <w:sz w:val="24"/>
          <w:szCs w:val="28"/>
        </w:rPr>
        <w:tab/>
        <w:t>MyI2C_W_SCL(1);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//释放SCL，确保SCL为高电平</w:t>
      </w:r>
    </w:p>
    <w:p w14:paraId="34CC8CAB" w14:textId="77777777" w:rsidR="00CC3940" w:rsidRPr="00CC3940" w:rsidRDefault="00CC3940" w:rsidP="00DA3463">
      <w:pPr>
        <w:snapToGrid w:val="0"/>
        <w:rPr>
          <w:sz w:val="24"/>
          <w:szCs w:val="28"/>
        </w:rPr>
      </w:pPr>
      <w:r w:rsidRPr="00CC3940">
        <w:rPr>
          <w:sz w:val="24"/>
          <w:szCs w:val="28"/>
        </w:rPr>
        <w:tab/>
        <w:t>MyI2C_W_SDA(0);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//在SCL高电平期间，拉低SDA，产生起始信号</w:t>
      </w:r>
    </w:p>
    <w:p w14:paraId="263D4A6C" w14:textId="77777777" w:rsidR="00CC3940" w:rsidRPr="00CC3940" w:rsidRDefault="00CC3940" w:rsidP="00DA3463">
      <w:pPr>
        <w:snapToGrid w:val="0"/>
        <w:rPr>
          <w:sz w:val="24"/>
          <w:szCs w:val="28"/>
        </w:rPr>
      </w:pPr>
      <w:r w:rsidRPr="00CC3940">
        <w:rPr>
          <w:sz w:val="24"/>
          <w:szCs w:val="28"/>
        </w:rPr>
        <w:tab/>
        <w:t>MyI2C_W_SCL(0);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//起始后把SCL也拉低，即为了占用总线，也为了方便总线时序的拼接</w:t>
      </w:r>
    </w:p>
    <w:p w14:paraId="185CE3F5" w14:textId="77777777" w:rsidR="00CC3940" w:rsidRPr="00CC3940" w:rsidRDefault="00CC3940" w:rsidP="00DA3463">
      <w:pPr>
        <w:snapToGrid w:val="0"/>
        <w:rPr>
          <w:sz w:val="24"/>
          <w:szCs w:val="28"/>
        </w:rPr>
      </w:pPr>
      <w:r w:rsidRPr="00CC3940">
        <w:rPr>
          <w:sz w:val="24"/>
          <w:szCs w:val="28"/>
        </w:rPr>
        <w:t>}</w:t>
      </w:r>
    </w:p>
    <w:p w14:paraId="3EA1F5DC" w14:textId="77777777" w:rsidR="00CC3940" w:rsidRPr="00CC3940" w:rsidRDefault="00CC3940" w:rsidP="00DA3463">
      <w:pPr>
        <w:snapToGrid w:val="0"/>
        <w:rPr>
          <w:sz w:val="24"/>
          <w:szCs w:val="28"/>
        </w:rPr>
      </w:pPr>
    </w:p>
    <w:p w14:paraId="6661DA2D" w14:textId="77777777" w:rsidR="00CC3940" w:rsidRPr="00CC3940" w:rsidRDefault="00CC3940" w:rsidP="00DA3463">
      <w:pPr>
        <w:snapToGrid w:val="0"/>
        <w:rPr>
          <w:sz w:val="24"/>
          <w:szCs w:val="28"/>
        </w:rPr>
      </w:pPr>
      <w:r w:rsidRPr="00CC3940">
        <w:rPr>
          <w:sz w:val="24"/>
          <w:szCs w:val="28"/>
        </w:rPr>
        <w:t>/**</w:t>
      </w:r>
    </w:p>
    <w:p w14:paraId="52FBE7B5" w14:textId="77777777" w:rsidR="00CC3940" w:rsidRPr="00CC3940" w:rsidRDefault="00CC3940" w:rsidP="00DA3463">
      <w:pPr>
        <w:snapToGrid w:val="0"/>
        <w:rPr>
          <w:sz w:val="24"/>
          <w:szCs w:val="28"/>
        </w:rPr>
      </w:pPr>
      <w:r w:rsidRPr="00CC3940">
        <w:rPr>
          <w:sz w:val="24"/>
          <w:szCs w:val="28"/>
        </w:rPr>
        <w:t xml:space="preserve">  * 函    数：I2C终止</w:t>
      </w:r>
    </w:p>
    <w:p w14:paraId="24F4F228" w14:textId="77777777" w:rsidR="00CC3940" w:rsidRPr="00CC3940" w:rsidRDefault="00CC3940" w:rsidP="00DA3463">
      <w:pPr>
        <w:snapToGrid w:val="0"/>
        <w:rPr>
          <w:sz w:val="24"/>
          <w:szCs w:val="28"/>
        </w:rPr>
      </w:pPr>
      <w:r w:rsidRPr="00CC3940">
        <w:rPr>
          <w:sz w:val="24"/>
          <w:szCs w:val="28"/>
        </w:rPr>
        <w:t xml:space="preserve">  * 参    数：无</w:t>
      </w:r>
    </w:p>
    <w:p w14:paraId="63FAB57B" w14:textId="77777777" w:rsidR="00CC3940" w:rsidRPr="00CC3940" w:rsidRDefault="00CC3940" w:rsidP="00DA3463">
      <w:pPr>
        <w:snapToGrid w:val="0"/>
        <w:rPr>
          <w:sz w:val="24"/>
          <w:szCs w:val="28"/>
        </w:rPr>
      </w:pPr>
      <w:r w:rsidRPr="00CC3940">
        <w:rPr>
          <w:sz w:val="24"/>
          <w:szCs w:val="28"/>
        </w:rPr>
        <w:t xml:space="preserve">  * 返 回 值：无</w:t>
      </w:r>
    </w:p>
    <w:p w14:paraId="24111E6E" w14:textId="77777777" w:rsidR="00CC3940" w:rsidRPr="00CC3940" w:rsidRDefault="00CC3940" w:rsidP="00DA3463">
      <w:pPr>
        <w:snapToGrid w:val="0"/>
        <w:rPr>
          <w:sz w:val="24"/>
          <w:szCs w:val="28"/>
        </w:rPr>
      </w:pPr>
      <w:r w:rsidRPr="00CC3940">
        <w:rPr>
          <w:sz w:val="24"/>
          <w:szCs w:val="28"/>
        </w:rPr>
        <w:t xml:space="preserve">  */</w:t>
      </w:r>
    </w:p>
    <w:p w14:paraId="3FC92745" w14:textId="77777777" w:rsidR="00CC3940" w:rsidRPr="00CC3940" w:rsidRDefault="00CC3940" w:rsidP="00DA3463">
      <w:pPr>
        <w:snapToGrid w:val="0"/>
        <w:rPr>
          <w:sz w:val="24"/>
          <w:szCs w:val="28"/>
        </w:rPr>
      </w:pPr>
      <w:r w:rsidRPr="00CC3940">
        <w:rPr>
          <w:sz w:val="24"/>
          <w:szCs w:val="28"/>
        </w:rPr>
        <w:t>void MyI2C_Stop(void)</w:t>
      </w:r>
    </w:p>
    <w:p w14:paraId="22F45C95" w14:textId="77777777" w:rsidR="00CC3940" w:rsidRPr="00CC3940" w:rsidRDefault="00CC3940" w:rsidP="00DA3463">
      <w:pPr>
        <w:snapToGrid w:val="0"/>
        <w:rPr>
          <w:sz w:val="24"/>
          <w:szCs w:val="28"/>
        </w:rPr>
      </w:pPr>
      <w:r w:rsidRPr="00CC3940">
        <w:rPr>
          <w:sz w:val="24"/>
          <w:szCs w:val="28"/>
        </w:rPr>
        <w:t>{</w:t>
      </w:r>
    </w:p>
    <w:p w14:paraId="139083CB" w14:textId="77777777" w:rsidR="00CC3940" w:rsidRPr="00CC3940" w:rsidRDefault="00CC3940" w:rsidP="00DA3463">
      <w:pPr>
        <w:snapToGrid w:val="0"/>
        <w:rPr>
          <w:sz w:val="24"/>
          <w:szCs w:val="28"/>
        </w:rPr>
      </w:pPr>
      <w:r w:rsidRPr="00CC3940">
        <w:rPr>
          <w:sz w:val="24"/>
          <w:szCs w:val="28"/>
        </w:rPr>
        <w:tab/>
        <w:t>MyI2C_W_SDA(0);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//拉低SDA，确保SDA为低电平</w:t>
      </w:r>
    </w:p>
    <w:p w14:paraId="2A1CB70C" w14:textId="77777777" w:rsidR="00CC3940" w:rsidRPr="00CC3940" w:rsidRDefault="00CC3940" w:rsidP="00DA3463">
      <w:pPr>
        <w:snapToGrid w:val="0"/>
        <w:rPr>
          <w:sz w:val="24"/>
          <w:szCs w:val="28"/>
        </w:rPr>
      </w:pPr>
      <w:r w:rsidRPr="00CC3940">
        <w:rPr>
          <w:sz w:val="24"/>
          <w:szCs w:val="28"/>
        </w:rPr>
        <w:tab/>
        <w:t>MyI2C_W_SCL(1);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//释放SCL，使SCL呈现高电平</w:t>
      </w:r>
    </w:p>
    <w:p w14:paraId="2AA718F5" w14:textId="77777777" w:rsidR="00CC3940" w:rsidRPr="00CC3940" w:rsidRDefault="00CC3940" w:rsidP="00DA3463">
      <w:pPr>
        <w:snapToGrid w:val="0"/>
        <w:rPr>
          <w:sz w:val="24"/>
          <w:szCs w:val="28"/>
        </w:rPr>
      </w:pPr>
      <w:r w:rsidRPr="00CC3940">
        <w:rPr>
          <w:sz w:val="24"/>
          <w:szCs w:val="28"/>
        </w:rPr>
        <w:tab/>
        <w:t>MyI2C_W_SDA(1);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//在SCL高电平期间，释放SDA，产生终止信号</w:t>
      </w:r>
    </w:p>
    <w:p w14:paraId="6775416C" w14:textId="77777777" w:rsidR="00CC3940" w:rsidRPr="00CC3940" w:rsidRDefault="00CC3940" w:rsidP="00DA3463">
      <w:pPr>
        <w:snapToGrid w:val="0"/>
        <w:rPr>
          <w:sz w:val="24"/>
          <w:szCs w:val="28"/>
        </w:rPr>
      </w:pPr>
      <w:r w:rsidRPr="00CC3940">
        <w:rPr>
          <w:sz w:val="24"/>
          <w:szCs w:val="28"/>
        </w:rPr>
        <w:t>}</w:t>
      </w:r>
    </w:p>
    <w:p w14:paraId="185BC4F2" w14:textId="77777777" w:rsidR="00CC3940" w:rsidRPr="00CC3940" w:rsidRDefault="00CC3940" w:rsidP="00DA3463">
      <w:pPr>
        <w:snapToGrid w:val="0"/>
        <w:rPr>
          <w:sz w:val="24"/>
          <w:szCs w:val="28"/>
        </w:rPr>
      </w:pPr>
    </w:p>
    <w:p w14:paraId="139F434C" w14:textId="77777777" w:rsidR="00CC3940" w:rsidRPr="00CC3940" w:rsidRDefault="00CC3940" w:rsidP="00DA3463">
      <w:pPr>
        <w:snapToGrid w:val="0"/>
        <w:rPr>
          <w:sz w:val="24"/>
          <w:szCs w:val="28"/>
        </w:rPr>
      </w:pPr>
      <w:r w:rsidRPr="00CC3940">
        <w:rPr>
          <w:sz w:val="24"/>
          <w:szCs w:val="28"/>
        </w:rPr>
        <w:t>/**</w:t>
      </w:r>
    </w:p>
    <w:p w14:paraId="5FE563BE" w14:textId="77777777" w:rsidR="00CC3940" w:rsidRPr="00CC3940" w:rsidRDefault="00CC3940" w:rsidP="00DA3463">
      <w:pPr>
        <w:snapToGrid w:val="0"/>
        <w:rPr>
          <w:sz w:val="24"/>
          <w:szCs w:val="28"/>
        </w:rPr>
      </w:pPr>
      <w:r w:rsidRPr="00CC3940">
        <w:rPr>
          <w:sz w:val="24"/>
          <w:szCs w:val="28"/>
        </w:rPr>
        <w:t xml:space="preserve">  * 函    数：I2C发送一个字节</w:t>
      </w:r>
    </w:p>
    <w:p w14:paraId="7E306582" w14:textId="77777777" w:rsidR="00CC3940" w:rsidRPr="00CC3940" w:rsidRDefault="00CC3940" w:rsidP="00DA3463">
      <w:pPr>
        <w:snapToGrid w:val="0"/>
        <w:rPr>
          <w:sz w:val="24"/>
          <w:szCs w:val="28"/>
        </w:rPr>
      </w:pPr>
      <w:r w:rsidRPr="00CC3940">
        <w:rPr>
          <w:sz w:val="24"/>
          <w:szCs w:val="28"/>
        </w:rPr>
        <w:t xml:space="preserve">  * 参    数：Byte 要发送的一个字节数据，范围：0x00~0xFF</w:t>
      </w:r>
    </w:p>
    <w:p w14:paraId="21B3253D" w14:textId="77777777" w:rsidR="00CC3940" w:rsidRPr="00CC3940" w:rsidRDefault="00CC3940" w:rsidP="00DA3463">
      <w:pPr>
        <w:snapToGrid w:val="0"/>
        <w:rPr>
          <w:sz w:val="24"/>
          <w:szCs w:val="28"/>
        </w:rPr>
      </w:pPr>
      <w:r w:rsidRPr="00CC3940">
        <w:rPr>
          <w:sz w:val="24"/>
          <w:szCs w:val="28"/>
        </w:rPr>
        <w:t xml:space="preserve">  * 返 回 值：无</w:t>
      </w:r>
    </w:p>
    <w:p w14:paraId="70A8561F" w14:textId="77777777" w:rsidR="00CC3940" w:rsidRPr="00CC3940" w:rsidRDefault="00CC3940" w:rsidP="00DA3463">
      <w:pPr>
        <w:snapToGrid w:val="0"/>
        <w:rPr>
          <w:sz w:val="24"/>
          <w:szCs w:val="28"/>
        </w:rPr>
      </w:pPr>
      <w:r w:rsidRPr="00CC3940">
        <w:rPr>
          <w:sz w:val="24"/>
          <w:szCs w:val="28"/>
        </w:rPr>
        <w:t xml:space="preserve">  */</w:t>
      </w:r>
    </w:p>
    <w:p w14:paraId="04FCCF9D" w14:textId="77777777" w:rsidR="00CC3940" w:rsidRPr="00CC3940" w:rsidRDefault="00CC3940" w:rsidP="00DA3463">
      <w:pPr>
        <w:snapToGrid w:val="0"/>
        <w:rPr>
          <w:sz w:val="24"/>
          <w:szCs w:val="28"/>
        </w:rPr>
      </w:pPr>
      <w:r w:rsidRPr="00CC3940">
        <w:rPr>
          <w:sz w:val="24"/>
          <w:szCs w:val="28"/>
        </w:rPr>
        <w:t>void MyI2C_</w:t>
      </w:r>
      <w:proofErr w:type="gramStart"/>
      <w:r w:rsidRPr="00CC3940">
        <w:rPr>
          <w:sz w:val="24"/>
          <w:szCs w:val="28"/>
        </w:rPr>
        <w:t>SendByte(</w:t>
      </w:r>
      <w:proofErr w:type="gramEnd"/>
      <w:r w:rsidRPr="00CC3940">
        <w:rPr>
          <w:sz w:val="24"/>
          <w:szCs w:val="28"/>
        </w:rPr>
        <w:t>uint8_t Byte)</w:t>
      </w:r>
    </w:p>
    <w:p w14:paraId="71B56052" w14:textId="77777777" w:rsidR="00CC3940" w:rsidRPr="00CC3940" w:rsidRDefault="00CC3940" w:rsidP="00DA3463">
      <w:pPr>
        <w:snapToGrid w:val="0"/>
        <w:rPr>
          <w:sz w:val="24"/>
          <w:szCs w:val="28"/>
        </w:rPr>
      </w:pPr>
      <w:r w:rsidRPr="00CC3940">
        <w:rPr>
          <w:sz w:val="24"/>
          <w:szCs w:val="28"/>
        </w:rPr>
        <w:t>{</w:t>
      </w:r>
    </w:p>
    <w:p w14:paraId="563D2306" w14:textId="77777777" w:rsidR="00CC3940" w:rsidRPr="00CC3940" w:rsidRDefault="00CC3940" w:rsidP="00DA3463">
      <w:pPr>
        <w:snapToGrid w:val="0"/>
        <w:rPr>
          <w:sz w:val="24"/>
          <w:szCs w:val="28"/>
        </w:rPr>
      </w:pPr>
      <w:r w:rsidRPr="00CC3940">
        <w:rPr>
          <w:sz w:val="24"/>
          <w:szCs w:val="28"/>
        </w:rPr>
        <w:tab/>
        <w:t>uint8_t i;</w:t>
      </w:r>
    </w:p>
    <w:p w14:paraId="02757320" w14:textId="77777777" w:rsidR="00CC3940" w:rsidRPr="00CC3940" w:rsidRDefault="00CC3940" w:rsidP="00DA3463">
      <w:pPr>
        <w:snapToGrid w:val="0"/>
        <w:rPr>
          <w:sz w:val="24"/>
          <w:szCs w:val="28"/>
        </w:rPr>
      </w:pPr>
      <w:r w:rsidRPr="00CC3940">
        <w:rPr>
          <w:sz w:val="24"/>
          <w:szCs w:val="28"/>
        </w:rPr>
        <w:tab/>
        <w:t>for (i = 0; i &lt; 8; i ++)</w:t>
      </w:r>
      <w:r w:rsidRPr="00CC3940">
        <w:rPr>
          <w:sz w:val="24"/>
          <w:szCs w:val="28"/>
        </w:rPr>
        <w:tab/>
      </w:r>
      <w:r w:rsidRPr="00CC3940">
        <w:rPr>
          <w:sz w:val="24"/>
          <w:szCs w:val="28"/>
        </w:rPr>
        <w:tab/>
      </w:r>
      <w:r w:rsidRPr="00CC3940">
        <w:rPr>
          <w:sz w:val="24"/>
          <w:szCs w:val="28"/>
        </w:rPr>
        <w:tab/>
      </w:r>
      <w:r w:rsidRPr="00CC3940">
        <w:rPr>
          <w:sz w:val="24"/>
          <w:szCs w:val="28"/>
        </w:rPr>
        <w:tab/>
        <w:t>//循环8次，主机依次发送数据的每一位</w:t>
      </w:r>
    </w:p>
    <w:p w14:paraId="6ECE5336" w14:textId="77777777" w:rsidR="00CC3940" w:rsidRPr="00CC3940" w:rsidRDefault="00CC3940" w:rsidP="00DA3463">
      <w:pPr>
        <w:snapToGrid w:val="0"/>
        <w:rPr>
          <w:sz w:val="24"/>
          <w:szCs w:val="28"/>
        </w:rPr>
      </w:pPr>
      <w:r w:rsidRPr="00CC3940">
        <w:rPr>
          <w:sz w:val="24"/>
          <w:szCs w:val="28"/>
        </w:rPr>
        <w:tab/>
        <w:t>{</w:t>
      </w:r>
    </w:p>
    <w:p w14:paraId="7C5B2E7C" w14:textId="77777777" w:rsidR="00CC3940" w:rsidRPr="00CC3940" w:rsidRDefault="00CC3940" w:rsidP="00DA3463">
      <w:pPr>
        <w:snapToGrid w:val="0"/>
        <w:rPr>
          <w:sz w:val="24"/>
          <w:szCs w:val="28"/>
        </w:rPr>
      </w:pPr>
      <w:r w:rsidRPr="00CC3940">
        <w:rPr>
          <w:sz w:val="24"/>
          <w:szCs w:val="28"/>
        </w:rPr>
        <w:lastRenderedPageBreak/>
        <w:tab/>
      </w:r>
      <w:r w:rsidRPr="00CC3940">
        <w:rPr>
          <w:sz w:val="24"/>
          <w:szCs w:val="28"/>
        </w:rPr>
        <w:tab/>
        <w:t>MyI2C_W_SDA(Byte &amp; (0x80 &gt;&gt; i));</w:t>
      </w:r>
      <w:r w:rsidRPr="00CC3940">
        <w:rPr>
          <w:sz w:val="24"/>
          <w:szCs w:val="28"/>
        </w:rPr>
        <w:tab/>
        <w:t>//使用掩码的方式取出Byte的指定一位数据并写入到SDA线</w:t>
      </w:r>
    </w:p>
    <w:p w14:paraId="51134328" w14:textId="77777777" w:rsidR="00CC3940" w:rsidRPr="00CC3940" w:rsidRDefault="00CC3940" w:rsidP="00DA3463">
      <w:pPr>
        <w:snapToGrid w:val="0"/>
        <w:rPr>
          <w:sz w:val="24"/>
          <w:szCs w:val="28"/>
        </w:rPr>
      </w:pPr>
      <w:r w:rsidRPr="00CC3940">
        <w:rPr>
          <w:sz w:val="24"/>
          <w:szCs w:val="28"/>
        </w:rPr>
        <w:tab/>
      </w:r>
      <w:r w:rsidRPr="00CC3940">
        <w:rPr>
          <w:sz w:val="24"/>
          <w:szCs w:val="28"/>
        </w:rPr>
        <w:tab/>
        <w:t>MyI2C_W_SCL(1);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//释放SCL，从机在SCL高电平期间读取SDA</w:t>
      </w:r>
    </w:p>
    <w:p w14:paraId="6B0435F6" w14:textId="77777777" w:rsidR="00CC3940" w:rsidRPr="00CC3940" w:rsidRDefault="00CC3940" w:rsidP="00DA3463">
      <w:pPr>
        <w:snapToGrid w:val="0"/>
        <w:rPr>
          <w:sz w:val="24"/>
          <w:szCs w:val="28"/>
        </w:rPr>
      </w:pPr>
      <w:r w:rsidRPr="00CC3940">
        <w:rPr>
          <w:sz w:val="24"/>
          <w:szCs w:val="28"/>
        </w:rPr>
        <w:tab/>
      </w:r>
      <w:r w:rsidRPr="00CC3940">
        <w:rPr>
          <w:sz w:val="24"/>
          <w:szCs w:val="28"/>
        </w:rPr>
        <w:tab/>
        <w:t>MyI2C_W_SCL(0);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//拉低SCL，主机开始发送下一位数据</w:t>
      </w:r>
    </w:p>
    <w:p w14:paraId="1B9715CE" w14:textId="77777777" w:rsidR="00CC3940" w:rsidRPr="00CC3940" w:rsidRDefault="00CC3940" w:rsidP="00DA3463">
      <w:pPr>
        <w:snapToGrid w:val="0"/>
        <w:rPr>
          <w:sz w:val="24"/>
          <w:szCs w:val="28"/>
        </w:rPr>
      </w:pPr>
      <w:r w:rsidRPr="00CC3940">
        <w:rPr>
          <w:sz w:val="24"/>
          <w:szCs w:val="28"/>
        </w:rPr>
        <w:tab/>
        <w:t>}</w:t>
      </w:r>
    </w:p>
    <w:p w14:paraId="0E2C47FF" w14:textId="77777777" w:rsidR="00CC3940" w:rsidRPr="00CC3940" w:rsidRDefault="00CC3940" w:rsidP="00DA3463">
      <w:pPr>
        <w:snapToGrid w:val="0"/>
        <w:rPr>
          <w:sz w:val="24"/>
          <w:szCs w:val="28"/>
        </w:rPr>
      </w:pPr>
      <w:r w:rsidRPr="00CC3940">
        <w:rPr>
          <w:sz w:val="24"/>
          <w:szCs w:val="28"/>
        </w:rPr>
        <w:t>}</w:t>
      </w:r>
    </w:p>
    <w:p w14:paraId="53D2B20A" w14:textId="77777777" w:rsidR="00CC3940" w:rsidRPr="00CC3940" w:rsidRDefault="00CC3940" w:rsidP="00DA3463">
      <w:pPr>
        <w:snapToGrid w:val="0"/>
        <w:rPr>
          <w:sz w:val="24"/>
          <w:szCs w:val="28"/>
        </w:rPr>
      </w:pPr>
    </w:p>
    <w:p w14:paraId="55051082" w14:textId="77777777" w:rsidR="00CC3940" w:rsidRPr="00CC3940" w:rsidRDefault="00CC3940" w:rsidP="00DA3463">
      <w:pPr>
        <w:snapToGrid w:val="0"/>
        <w:rPr>
          <w:sz w:val="24"/>
          <w:szCs w:val="28"/>
        </w:rPr>
      </w:pPr>
      <w:r w:rsidRPr="00CC3940">
        <w:rPr>
          <w:sz w:val="24"/>
          <w:szCs w:val="28"/>
        </w:rPr>
        <w:t>/**</w:t>
      </w:r>
    </w:p>
    <w:p w14:paraId="3E573420" w14:textId="77777777" w:rsidR="00CC3940" w:rsidRPr="00CC3940" w:rsidRDefault="00CC3940" w:rsidP="00DA3463">
      <w:pPr>
        <w:snapToGrid w:val="0"/>
        <w:rPr>
          <w:sz w:val="24"/>
          <w:szCs w:val="28"/>
        </w:rPr>
      </w:pPr>
      <w:r w:rsidRPr="00CC3940">
        <w:rPr>
          <w:sz w:val="24"/>
          <w:szCs w:val="28"/>
        </w:rPr>
        <w:t xml:space="preserve">  * 函    数：I2C接收一个字节</w:t>
      </w:r>
    </w:p>
    <w:p w14:paraId="327794DB" w14:textId="77777777" w:rsidR="00CC3940" w:rsidRPr="00CC3940" w:rsidRDefault="00CC3940" w:rsidP="00DA3463">
      <w:pPr>
        <w:snapToGrid w:val="0"/>
        <w:rPr>
          <w:sz w:val="24"/>
          <w:szCs w:val="28"/>
        </w:rPr>
      </w:pPr>
      <w:r w:rsidRPr="00CC3940">
        <w:rPr>
          <w:sz w:val="24"/>
          <w:szCs w:val="28"/>
        </w:rPr>
        <w:t xml:space="preserve">  * 参    数：无</w:t>
      </w:r>
    </w:p>
    <w:p w14:paraId="3096583F" w14:textId="77777777" w:rsidR="00CC3940" w:rsidRPr="00CC3940" w:rsidRDefault="00CC3940" w:rsidP="00DA3463">
      <w:pPr>
        <w:snapToGrid w:val="0"/>
        <w:rPr>
          <w:sz w:val="24"/>
          <w:szCs w:val="28"/>
        </w:rPr>
      </w:pPr>
      <w:r w:rsidRPr="00CC3940">
        <w:rPr>
          <w:sz w:val="24"/>
          <w:szCs w:val="28"/>
        </w:rPr>
        <w:t xml:space="preserve">  * 返 回 值：接收到的一个字节数据，范围：0x00~0xFF</w:t>
      </w:r>
    </w:p>
    <w:p w14:paraId="12C435B1" w14:textId="77777777" w:rsidR="00CC3940" w:rsidRPr="00CC3940" w:rsidRDefault="00CC3940" w:rsidP="00DA3463">
      <w:pPr>
        <w:snapToGrid w:val="0"/>
        <w:rPr>
          <w:sz w:val="24"/>
          <w:szCs w:val="28"/>
        </w:rPr>
      </w:pPr>
      <w:r w:rsidRPr="00CC3940">
        <w:rPr>
          <w:sz w:val="24"/>
          <w:szCs w:val="28"/>
        </w:rPr>
        <w:t xml:space="preserve">  */</w:t>
      </w:r>
    </w:p>
    <w:p w14:paraId="0C4C81C0" w14:textId="77777777" w:rsidR="00CC3940" w:rsidRPr="00CC3940" w:rsidRDefault="00CC3940" w:rsidP="00DA3463">
      <w:pPr>
        <w:snapToGrid w:val="0"/>
        <w:rPr>
          <w:sz w:val="24"/>
          <w:szCs w:val="28"/>
        </w:rPr>
      </w:pPr>
      <w:r w:rsidRPr="00CC3940">
        <w:rPr>
          <w:sz w:val="24"/>
          <w:szCs w:val="28"/>
        </w:rPr>
        <w:t>uint8_t MyI2C_ReceiveByte(void)</w:t>
      </w:r>
    </w:p>
    <w:p w14:paraId="6E1A49EF" w14:textId="77777777" w:rsidR="00CC3940" w:rsidRPr="00CC3940" w:rsidRDefault="00CC3940" w:rsidP="00DA3463">
      <w:pPr>
        <w:snapToGrid w:val="0"/>
        <w:rPr>
          <w:sz w:val="24"/>
          <w:szCs w:val="28"/>
        </w:rPr>
      </w:pPr>
      <w:r w:rsidRPr="00CC3940">
        <w:rPr>
          <w:sz w:val="24"/>
          <w:szCs w:val="28"/>
        </w:rPr>
        <w:t>{</w:t>
      </w:r>
    </w:p>
    <w:p w14:paraId="019355F5" w14:textId="77777777" w:rsidR="00CC3940" w:rsidRPr="00CC3940" w:rsidRDefault="00CC3940" w:rsidP="00DA3463">
      <w:pPr>
        <w:snapToGrid w:val="0"/>
        <w:rPr>
          <w:sz w:val="24"/>
          <w:szCs w:val="28"/>
        </w:rPr>
      </w:pPr>
      <w:r w:rsidRPr="00CC3940">
        <w:rPr>
          <w:sz w:val="24"/>
          <w:szCs w:val="28"/>
        </w:rPr>
        <w:tab/>
        <w:t>uint8_t i, Byte = 0x00;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//定义接收的数据，并赋初值0x00，此处必须赋初值0x00，后面会用到</w:t>
      </w:r>
    </w:p>
    <w:p w14:paraId="0C553C7F" w14:textId="77777777" w:rsidR="00CC3940" w:rsidRPr="00CC3940" w:rsidRDefault="00CC3940" w:rsidP="00DA3463">
      <w:pPr>
        <w:snapToGrid w:val="0"/>
        <w:rPr>
          <w:sz w:val="24"/>
          <w:szCs w:val="28"/>
        </w:rPr>
      </w:pPr>
      <w:r w:rsidRPr="00CC3940">
        <w:rPr>
          <w:sz w:val="24"/>
          <w:szCs w:val="28"/>
        </w:rPr>
        <w:tab/>
        <w:t>MyI2C_W_SDA(1);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//接收前，主机先确保释放SDA，避免干扰从机的数据发送</w:t>
      </w:r>
    </w:p>
    <w:p w14:paraId="3CFE9939" w14:textId="77777777" w:rsidR="00CC3940" w:rsidRPr="00CC3940" w:rsidRDefault="00CC3940" w:rsidP="00DA3463">
      <w:pPr>
        <w:snapToGrid w:val="0"/>
        <w:rPr>
          <w:sz w:val="24"/>
          <w:szCs w:val="28"/>
        </w:rPr>
      </w:pPr>
      <w:r w:rsidRPr="00CC3940">
        <w:rPr>
          <w:sz w:val="24"/>
          <w:szCs w:val="28"/>
        </w:rPr>
        <w:tab/>
        <w:t>for (i = 0; i &lt; 8; i ++)</w:t>
      </w:r>
      <w:r w:rsidRPr="00CC3940">
        <w:rPr>
          <w:sz w:val="24"/>
          <w:szCs w:val="28"/>
        </w:rPr>
        <w:tab/>
      </w:r>
      <w:r w:rsidRPr="00CC3940">
        <w:rPr>
          <w:sz w:val="24"/>
          <w:szCs w:val="28"/>
        </w:rPr>
        <w:tab/>
      </w:r>
      <w:r w:rsidRPr="00CC3940">
        <w:rPr>
          <w:sz w:val="24"/>
          <w:szCs w:val="28"/>
        </w:rPr>
        <w:tab/>
      </w:r>
      <w:r w:rsidRPr="00CC3940">
        <w:rPr>
          <w:sz w:val="24"/>
          <w:szCs w:val="28"/>
        </w:rPr>
        <w:tab/>
        <w:t>//循环8次，主机依次接收数据的每一位</w:t>
      </w:r>
    </w:p>
    <w:p w14:paraId="0E48F0D2" w14:textId="77777777" w:rsidR="00CC3940" w:rsidRPr="00CC3940" w:rsidRDefault="00CC3940" w:rsidP="00DA3463">
      <w:pPr>
        <w:snapToGrid w:val="0"/>
        <w:rPr>
          <w:sz w:val="24"/>
          <w:szCs w:val="28"/>
        </w:rPr>
      </w:pPr>
      <w:r w:rsidRPr="00CC3940">
        <w:rPr>
          <w:sz w:val="24"/>
          <w:szCs w:val="28"/>
        </w:rPr>
        <w:tab/>
        <w:t>{</w:t>
      </w:r>
    </w:p>
    <w:p w14:paraId="1F4B60A3" w14:textId="77777777" w:rsidR="00CC3940" w:rsidRPr="00CC3940" w:rsidRDefault="00CC3940" w:rsidP="00DA3463">
      <w:pPr>
        <w:snapToGrid w:val="0"/>
        <w:rPr>
          <w:sz w:val="24"/>
          <w:szCs w:val="28"/>
        </w:rPr>
      </w:pPr>
      <w:r w:rsidRPr="00CC3940">
        <w:rPr>
          <w:sz w:val="24"/>
          <w:szCs w:val="28"/>
        </w:rPr>
        <w:tab/>
      </w:r>
      <w:r w:rsidRPr="00CC3940">
        <w:rPr>
          <w:sz w:val="24"/>
          <w:szCs w:val="28"/>
        </w:rPr>
        <w:tab/>
        <w:t>MyI2C_W_SCL(1);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//释放SCL，主机</w:t>
      </w:r>
      <w:proofErr w:type="gramStart"/>
      <w:r w:rsidRPr="00CC3940">
        <w:rPr>
          <w:sz w:val="24"/>
          <w:szCs w:val="28"/>
        </w:rPr>
        <w:t>机</w:t>
      </w:r>
      <w:proofErr w:type="gramEnd"/>
      <w:r w:rsidRPr="00CC3940">
        <w:rPr>
          <w:sz w:val="24"/>
          <w:szCs w:val="28"/>
        </w:rPr>
        <w:t>在SCL高电平期间读取SDA</w:t>
      </w:r>
    </w:p>
    <w:p w14:paraId="29C71778" w14:textId="77777777" w:rsidR="00CC3940" w:rsidRPr="00CC3940" w:rsidRDefault="00CC3940" w:rsidP="00DA3463">
      <w:pPr>
        <w:snapToGrid w:val="0"/>
        <w:rPr>
          <w:sz w:val="24"/>
          <w:szCs w:val="28"/>
        </w:rPr>
      </w:pPr>
      <w:r w:rsidRPr="00CC3940">
        <w:rPr>
          <w:sz w:val="24"/>
          <w:szCs w:val="28"/>
        </w:rPr>
        <w:tab/>
      </w:r>
      <w:r w:rsidRPr="00CC3940">
        <w:rPr>
          <w:sz w:val="24"/>
          <w:szCs w:val="28"/>
        </w:rPr>
        <w:tab/>
        <w:t>if (MyI2C_R_SDA() == 1){Byte |= (0x80 &gt;&gt; i);}</w:t>
      </w:r>
      <w:r w:rsidRPr="00CC3940">
        <w:rPr>
          <w:sz w:val="24"/>
          <w:szCs w:val="28"/>
        </w:rPr>
        <w:tab/>
        <w:t>//读取SDA数据，并存储到Byte变量</w:t>
      </w:r>
    </w:p>
    <w:p w14:paraId="55DC30A8" w14:textId="77777777" w:rsidR="00CC3940" w:rsidRPr="00CC3940" w:rsidRDefault="00CC3940" w:rsidP="00DA3463">
      <w:pPr>
        <w:snapToGrid w:val="0"/>
        <w:rPr>
          <w:sz w:val="24"/>
          <w:szCs w:val="28"/>
        </w:rPr>
      </w:pP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//当SDA为1时，置变量</w:t>
      </w:r>
      <w:proofErr w:type="gramStart"/>
      <w:r w:rsidRPr="00CC3940">
        <w:rPr>
          <w:sz w:val="24"/>
          <w:szCs w:val="28"/>
        </w:rPr>
        <w:t>指定位</w:t>
      </w:r>
      <w:proofErr w:type="gramEnd"/>
      <w:r w:rsidRPr="00CC3940">
        <w:rPr>
          <w:sz w:val="24"/>
          <w:szCs w:val="28"/>
        </w:rPr>
        <w:t>为1，当SDA为0时，不做处理，</w:t>
      </w:r>
      <w:proofErr w:type="gramStart"/>
      <w:r w:rsidRPr="00CC3940">
        <w:rPr>
          <w:sz w:val="24"/>
          <w:szCs w:val="28"/>
        </w:rPr>
        <w:t>指定位</w:t>
      </w:r>
      <w:proofErr w:type="gramEnd"/>
      <w:r w:rsidRPr="00CC3940">
        <w:rPr>
          <w:sz w:val="24"/>
          <w:szCs w:val="28"/>
        </w:rPr>
        <w:t>为默认的初值0</w:t>
      </w:r>
    </w:p>
    <w:p w14:paraId="7B43839B" w14:textId="77777777" w:rsidR="00CC3940" w:rsidRPr="00CC3940" w:rsidRDefault="00CC3940" w:rsidP="00DA3463">
      <w:pPr>
        <w:snapToGrid w:val="0"/>
        <w:rPr>
          <w:sz w:val="24"/>
          <w:szCs w:val="28"/>
        </w:rPr>
      </w:pPr>
      <w:r w:rsidRPr="00CC3940">
        <w:rPr>
          <w:sz w:val="24"/>
          <w:szCs w:val="28"/>
        </w:rPr>
        <w:tab/>
      </w:r>
      <w:r w:rsidRPr="00CC3940">
        <w:rPr>
          <w:sz w:val="24"/>
          <w:szCs w:val="28"/>
        </w:rPr>
        <w:tab/>
        <w:t>MyI2C_W_SCL(0);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//拉低SCL，从机在SCL低电平期间写入SDA</w:t>
      </w:r>
    </w:p>
    <w:p w14:paraId="681CC4B2" w14:textId="77777777" w:rsidR="00CC3940" w:rsidRPr="00CC3940" w:rsidRDefault="00CC3940" w:rsidP="00DA3463">
      <w:pPr>
        <w:snapToGrid w:val="0"/>
        <w:rPr>
          <w:sz w:val="24"/>
          <w:szCs w:val="28"/>
        </w:rPr>
      </w:pPr>
      <w:r w:rsidRPr="00CC3940">
        <w:rPr>
          <w:sz w:val="24"/>
          <w:szCs w:val="28"/>
        </w:rPr>
        <w:tab/>
        <w:t>}</w:t>
      </w:r>
    </w:p>
    <w:p w14:paraId="32B2D661" w14:textId="77777777" w:rsidR="00CC3940" w:rsidRPr="00CC3940" w:rsidRDefault="00CC3940" w:rsidP="00DA3463">
      <w:pPr>
        <w:snapToGrid w:val="0"/>
        <w:rPr>
          <w:sz w:val="24"/>
          <w:szCs w:val="28"/>
        </w:rPr>
      </w:pPr>
      <w:r w:rsidRPr="00CC3940">
        <w:rPr>
          <w:sz w:val="24"/>
          <w:szCs w:val="28"/>
        </w:rPr>
        <w:tab/>
        <w:t>return Byte;</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//返回接收到的一个字节数据</w:t>
      </w:r>
    </w:p>
    <w:p w14:paraId="11D7086E" w14:textId="77777777" w:rsidR="00CC3940" w:rsidRPr="00CC3940" w:rsidRDefault="00CC3940" w:rsidP="00DA3463">
      <w:pPr>
        <w:snapToGrid w:val="0"/>
        <w:rPr>
          <w:sz w:val="24"/>
          <w:szCs w:val="28"/>
        </w:rPr>
      </w:pPr>
      <w:r w:rsidRPr="00CC3940">
        <w:rPr>
          <w:sz w:val="24"/>
          <w:szCs w:val="28"/>
        </w:rPr>
        <w:t>}</w:t>
      </w:r>
    </w:p>
    <w:p w14:paraId="016B187D" w14:textId="77777777" w:rsidR="00CC3940" w:rsidRPr="00CC3940" w:rsidRDefault="00CC3940" w:rsidP="00DA3463">
      <w:pPr>
        <w:snapToGrid w:val="0"/>
        <w:rPr>
          <w:sz w:val="24"/>
          <w:szCs w:val="28"/>
        </w:rPr>
      </w:pPr>
    </w:p>
    <w:p w14:paraId="0497338D" w14:textId="77777777" w:rsidR="00CC3940" w:rsidRPr="00CC3940" w:rsidRDefault="00CC3940" w:rsidP="00DA3463">
      <w:pPr>
        <w:snapToGrid w:val="0"/>
        <w:rPr>
          <w:sz w:val="24"/>
          <w:szCs w:val="28"/>
        </w:rPr>
      </w:pPr>
      <w:r w:rsidRPr="00CC3940">
        <w:rPr>
          <w:sz w:val="24"/>
          <w:szCs w:val="28"/>
        </w:rPr>
        <w:t>/**</w:t>
      </w:r>
    </w:p>
    <w:p w14:paraId="37A16E48" w14:textId="77777777" w:rsidR="00CC3940" w:rsidRPr="00CC3940" w:rsidRDefault="00CC3940" w:rsidP="00DA3463">
      <w:pPr>
        <w:snapToGrid w:val="0"/>
        <w:rPr>
          <w:sz w:val="24"/>
          <w:szCs w:val="28"/>
        </w:rPr>
      </w:pPr>
      <w:r w:rsidRPr="00CC3940">
        <w:rPr>
          <w:sz w:val="24"/>
          <w:szCs w:val="28"/>
        </w:rPr>
        <w:t xml:space="preserve">  * 函    数：I2C发送应答位</w:t>
      </w:r>
    </w:p>
    <w:p w14:paraId="47109F20" w14:textId="77777777" w:rsidR="00CC3940" w:rsidRPr="00CC3940" w:rsidRDefault="00CC3940" w:rsidP="00DA3463">
      <w:pPr>
        <w:snapToGrid w:val="0"/>
        <w:rPr>
          <w:sz w:val="24"/>
          <w:szCs w:val="28"/>
        </w:rPr>
      </w:pPr>
      <w:r w:rsidRPr="00CC3940">
        <w:rPr>
          <w:sz w:val="24"/>
          <w:szCs w:val="28"/>
        </w:rPr>
        <w:t xml:space="preserve">  * 参    数：Byte 要发送的应答位，范围：0~1，0表示应答，1表示非应答</w:t>
      </w:r>
    </w:p>
    <w:p w14:paraId="63B5567B" w14:textId="77777777" w:rsidR="00CC3940" w:rsidRPr="00CC3940" w:rsidRDefault="00CC3940" w:rsidP="00DA3463">
      <w:pPr>
        <w:snapToGrid w:val="0"/>
        <w:rPr>
          <w:sz w:val="24"/>
          <w:szCs w:val="28"/>
        </w:rPr>
      </w:pPr>
      <w:r w:rsidRPr="00CC3940">
        <w:rPr>
          <w:sz w:val="24"/>
          <w:szCs w:val="28"/>
        </w:rPr>
        <w:t xml:space="preserve">  * 返 回 值：无</w:t>
      </w:r>
    </w:p>
    <w:p w14:paraId="3EC38DF1" w14:textId="77777777" w:rsidR="00CC3940" w:rsidRPr="00CC3940" w:rsidRDefault="00CC3940" w:rsidP="00DA3463">
      <w:pPr>
        <w:snapToGrid w:val="0"/>
        <w:rPr>
          <w:sz w:val="24"/>
          <w:szCs w:val="28"/>
        </w:rPr>
      </w:pPr>
      <w:r w:rsidRPr="00CC3940">
        <w:rPr>
          <w:sz w:val="24"/>
          <w:szCs w:val="28"/>
        </w:rPr>
        <w:t xml:space="preserve">  */</w:t>
      </w:r>
    </w:p>
    <w:p w14:paraId="6F29278C" w14:textId="77777777" w:rsidR="00CC3940" w:rsidRPr="00CC3940" w:rsidRDefault="00CC3940" w:rsidP="00DA3463">
      <w:pPr>
        <w:snapToGrid w:val="0"/>
        <w:rPr>
          <w:sz w:val="24"/>
          <w:szCs w:val="28"/>
        </w:rPr>
      </w:pPr>
      <w:r w:rsidRPr="00CC3940">
        <w:rPr>
          <w:sz w:val="24"/>
          <w:szCs w:val="28"/>
        </w:rPr>
        <w:t>void MyI2C_</w:t>
      </w:r>
      <w:proofErr w:type="gramStart"/>
      <w:r w:rsidRPr="00CC3940">
        <w:rPr>
          <w:sz w:val="24"/>
          <w:szCs w:val="28"/>
        </w:rPr>
        <w:t>SendAck(</w:t>
      </w:r>
      <w:proofErr w:type="gramEnd"/>
      <w:r w:rsidRPr="00CC3940">
        <w:rPr>
          <w:sz w:val="24"/>
          <w:szCs w:val="28"/>
        </w:rPr>
        <w:t>uint8_t AckBit)</w:t>
      </w:r>
    </w:p>
    <w:p w14:paraId="18DF0D43" w14:textId="77777777" w:rsidR="00CC3940" w:rsidRPr="00CC3940" w:rsidRDefault="00CC3940" w:rsidP="00DA3463">
      <w:pPr>
        <w:snapToGrid w:val="0"/>
        <w:rPr>
          <w:sz w:val="24"/>
          <w:szCs w:val="28"/>
        </w:rPr>
      </w:pPr>
      <w:r w:rsidRPr="00CC3940">
        <w:rPr>
          <w:sz w:val="24"/>
          <w:szCs w:val="28"/>
        </w:rPr>
        <w:t>{</w:t>
      </w:r>
    </w:p>
    <w:p w14:paraId="400C904B" w14:textId="77777777" w:rsidR="00CC3940" w:rsidRPr="00CC3940" w:rsidRDefault="00CC3940" w:rsidP="00DA3463">
      <w:pPr>
        <w:snapToGrid w:val="0"/>
        <w:rPr>
          <w:sz w:val="24"/>
          <w:szCs w:val="28"/>
        </w:rPr>
      </w:pPr>
      <w:r w:rsidRPr="00CC3940">
        <w:rPr>
          <w:sz w:val="24"/>
          <w:szCs w:val="28"/>
        </w:rPr>
        <w:lastRenderedPageBreak/>
        <w:tab/>
        <w:t>MyI2C_W_SDA(AckBit);</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//主机把</w:t>
      </w:r>
      <w:proofErr w:type="gramStart"/>
      <w:r w:rsidRPr="00CC3940">
        <w:rPr>
          <w:sz w:val="24"/>
          <w:szCs w:val="28"/>
        </w:rPr>
        <w:t>应答位</w:t>
      </w:r>
      <w:proofErr w:type="gramEnd"/>
      <w:r w:rsidRPr="00CC3940">
        <w:rPr>
          <w:sz w:val="24"/>
          <w:szCs w:val="28"/>
        </w:rPr>
        <w:t>数据放到SDA线</w:t>
      </w:r>
    </w:p>
    <w:p w14:paraId="3D0855A1" w14:textId="77777777" w:rsidR="00CC3940" w:rsidRPr="00CC3940" w:rsidRDefault="00CC3940" w:rsidP="00DA3463">
      <w:pPr>
        <w:snapToGrid w:val="0"/>
        <w:rPr>
          <w:sz w:val="24"/>
          <w:szCs w:val="28"/>
        </w:rPr>
      </w:pPr>
      <w:r w:rsidRPr="00CC3940">
        <w:rPr>
          <w:sz w:val="24"/>
          <w:szCs w:val="28"/>
        </w:rPr>
        <w:tab/>
        <w:t>MyI2C_W_SCL(1);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//释放SCL，从机在SCL高电平期间，读取应答位</w:t>
      </w:r>
    </w:p>
    <w:p w14:paraId="03C9C6CD" w14:textId="77777777" w:rsidR="00CC3940" w:rsidRPr="00CC3940" w:rsidRDefault="00CC3940" w:rsidP="00DA3463">
      <w:pPr>
        <w:snapToGrid w:val="0"/>
        <w:rPr>
          <w:sz w:val="24"/>
          <w:szCs w:val="28"/>
        </w:rPr>
      </w:pPr>
      <w:r w:rsidRPr="00CC3940">
        <w:rPr>
          <w:sz w:val="24"/>
          <w:szCs w:val="28"/>
        </w:rPr>
        <w:tab/>
        <w:t>MyI2C_W_SCL(0);</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//拉低SCL，开始下一个时序模块</w:t>
      </w:r>
    </w:p>
    <w:p w14:paraId="6EDC5A9F" w14:textId="77777777" w:rsidR="00CC3940" w:rsidRPr="00CC3940" w:rsidRDefault="00CC3940" w:rsidP="00DA3463">
      <w:pPr>
        <w:snapToGrid w:val="0"/>
        <w:rPr>
          <w:sz w:val="24"/>
          <w:szCs w:val="28"/>
        </w:rPr>
      </w:pPr>
      <w:r w:rsidRPr="00CC3940">
        <w:rPr>
          <w:sz w:val="24"/>
          <w:szCs w:val="28"/>
        </w:rPr>
        <w:t>}</w:t>
      </w:r>
    </w:p>
    <w:p w14:paraId="168D6FCA" w14:textId="77777777" w:rsidR="00CC3940" w:rsidRPr="00CC3940" w:rsidRDefault="00CC3940" w:rsidP="00DA3463">
      <w:pPr>
        <w:snapToGrid w:val="0"/>
        <w:rPr>
          <w:sz w:val="24"/>
          <w:szCs w:val="28"/>
        </w:rPr>
      </w:pPr>
    </w:p>
    <w:p w14:paraId="4B064CC2" w14:textId="77777777" w:rsidR="00CC3940" w:rsidRPr="00CC3940" w:rsidRDefault="00CC3940" w:rsidP="00DA3463">
      <w:pPr>
        <w:snapToGrid w:val="0"/>
        <w:rPr>
          <w:sz w:val="24"/>
          <w:szCs w:val="28"/>
        </w:rPr>
      </w:pPr>
      <w:r w:rsidRPr="00CC3940">
        <w:rPr>
          <w:sz w:val="24"/>
          <w:szCs w:val="28"/>
        </w:rPr>
        <w:t>/**</w:t>
      </w:r>
    </w:p>
    <w:p w14:paraId="4BBB870B" w14:textId="77777777" w:rsidR="00CC3940" w:rsidRPr="00CC3940" w:rsidRDefault="00CC3940" w:rsidP="00DA3463">
      <w:pPr>
        <w:snapToGrid w:val="0"/>
        <w:rPr>
          <w:sz w:val="24"/>
          <w:szCs w:val="28"/>
        </w:rPr>
      </w:pPr>
      <w:r w:rsidRPr="00CC3940">
        <w:rPr>
          <w:sz w:val="24"/>
          <w:szCs w:val="28"/>
        </w:rPr>
        <w:t xml:space="preserve">  * 函    数：I2C接收应答位</w:t>
      </w:r>
    </w:p>
    <w:p w14:paraId="74387F4B" w14:textId="77777777" w:rsidR="00CC3940" w:rsidRPr="00CC3940" w:rsidRDefault="00CC3940" w:rsidP="00DA3463">
      <w:pPr>
        <w:snapToGrid w:val="0"/>
        <w:rPr>
          <w:sz w:val="24"/>
          <w:szCs w:val="28"/>
        </w:rPr>
      </w:pPr>
      <w:r w:rsidRPr="00CC3940">
        <w:rPr>
          <w:sz w:val="24"/>
          <w:szCs w:val="28"/>
        </w:rPr>
        <w:t xml:space="preserve">  * 参    数：无</w:t>
      </w:r>
    </w:p>
    <w:p w14:paraId="36785955" w14:textId="77777777" w:rsidR="00CC3940" w:rsidRPr="00CC3940" w:rsidRDefault="00CC3940" w:rsidP="00DA3463">
      <w:pPr>
        <w:snapToGrid w:val="0"/>
        <w:rPr>
          <w:sz w:val="24"/>
          <w:szCs w:val="28"/>
        </w:rPr>
      </w:pPr>
      <w:r w:rsidRPr="00CC3940">
        <w:rPr>
          <w:sz w:val="24"/>
          <w:szCs w:val="28"/>
        </w:rPr>
        <w:t xml:space="preserve">  * 返 回 值：接收到的应答位，范围：0~1，0表示应答，1表示非应答</w:t>
      </w:r>
    </w:p>
    <w:p w14:paraId="4207D9BC" w14:textId="77777777" w:rsidR="00CC3940" w:rsidRPr="00CC3940" w:rsidRDefault="00CC3940" w:rsidP="00DA3463">
      <w:pPr>
        <w:snapToGrid w:val="0"/>
        <w:rPr>
          <w:sz w:val="24"/>
          <w:szCs w:val="28"/>
        </w:rPr>
      </w:pPr>
      <w:r w:rsidRPr="00CC3940">
        <w:rPr>
          <w:sz w:val="24"/>
          <w:szCs w:val="28"/>
        </w:rPr>
        <w:t xml:space="preserve">  */</w:t>
      </w:r>
    </w:p>
    <w:p w14:paraId="4238E28E" w14:textId="77777777" w:rsidR="00CC3940" w:rsidRPr="00CC3940" w:rsidRDefault="00CC3940" w:rsidP="00DA3463">
      <w:pPr>
        <w:snapToGrid w:val="0"/>
        <w:rPr>
          <w:sz w:val="24"/>
          <w:szCs w:val="28"/>
        </w:rPr>
      </w:pPr>
      <w:r w:rsidRPr="00CC3940">
        <w:rPr>
          <w:sz w:val="24"/>
          <w:szCs w:val="28"/>
        </w:rPr>
        <w:t>uint8_t MyI2C_ReceiveAck(void)</w:t>
      </w:r>
    </w:p>
    <w:p w14:paraId="1B583296" w14:textId="77777777" w:rsidR="00CC3940" w:rsidRPr="00CC3940" w:rsidRDefault="00CC3940" w:rsidP="00DA3463">
      <w:pPr>
        <w:snapToGrid w:val="0"/>
        <w:rPr>
          <w:sz w:val="24"/>
          <w:szCs w:val="28"/>
        </w:rPr>
      </w:pPr>
      <w:r w:rsidRPr="00CC3940">
        <w:rPr>
          <w:sz w:val="24"/>
          <w:szCs w:val="28"/>
        </w:rPr>
        <w:t>{</w:t>
      </w:r>
    </w:p>
    <w:p w14:paraId="21996588" w14:textId="77777777" w:rsidR="00CC3940" w:rsidRPr="00CC3940" w:rsidRDefault="00CC3940" w:rsidP="00DA3463">
      <w:pPr>
        <w:snapToGrid w:val="0"/>
        <w:rPr>
          <w:sz w:val="24"/>
          <w:szCs w:val="28"/>
        </w:rPr>
      </w:pPr>
      <w:r w:rsidRPr="00CC3940">
        <w:rPr>
          <w:sz w:val="24"/>
          <w:szCs w:val="28"/>
        </w:rPr>
        <w:tab/>
        <w:t>uint8_t AckBit;</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//定义</w:t>
      </w:r>
      <w:proofErr w:type="gramStart"/>
      <w:r w:rsidRPr="00CC3940">
        <w:rPr>
          <w:sz w:val="24"/>
          <w:szCs w:val="28"/>
        </w:rPr>
        <w:t>应答位</w:t>
      </w:r>
      <w:proofErr w:type="gramEnd"/>
      <w:r w:rsidRPr="00CC3940">
        <w:rPr>
          <w:sz w:val="24"/>
          <w:szCs w:val="28"/>
        </w:rPr>
        <w:t>变量</w:t>
      </w:r>
    </w:p>
    <w:p w14:paraId="14D8DF5C" w14:textId="77777777" w:rsidR="00CC3940" w:rsidRPr="00CC3940" w:rsidRDefault="00CC3940" w:rsidP="00DA3463">
      <w:pPr>
        <w:snapToGrid w:val="0"/>
        <w:rPr>
          <w:sz w:val="24"/>
          <w:szCs w:val="28"/>
        </w:rPr>
      </w:pPr>
      <w:r w:rsidRPr="00CC3940">
        <w:rPr>
          <w:sz w:val="24"/>
          <w:szCs w:val="28"/>
        </w:rPr>
        <w:tab/>
        <w:t>MyI2C_W_SDA(1);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//接收前，主机先确保释放SDA，避免干扰从机的数据发送</w:t>
      </w:r>
    </w:p>
    <w:p w14:paraId="5EFD94CD" w14:textId="77777777" w:rsidR="00CC3940" w:rsidRPr="00CC3940" w:rsidRDefault="00CC3940" w:rsidP="00DA3463">
      <w:pPr>
        <w:snapToGrid w:val="0"/>
        <w:rPr>
          <w:sz w:val="24"/>
          <w:szCs w:val="28"/>
        </w:rPr>
      </w:pPr>
      <w:r w:rsidRPr="00CC3940">
        <w:rPr>
          <w:sz w:val="24"/>
          <w:szCs w:val="28"/>
        </w:rPr>
        <w:tab/>
        <w:t>MyI2C_W_SCL(1);</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//释放SCL，主机</w:t>
      </w:r>
      <w:proofErr w:type="gramStart"/>
      <w:r w:rsidRPr="00CC3940">
        <w:rPr>
          <w:sz w:val="24"/>
          <w:szCs w:val="28"/>
        </w:rPr>
        <w:t>机</w:t>
      </w:r>
      <w:proofErr w:type="gramEnd"/>
      <w:r w:rsidRPr="00CC3940">
        <w:rPr>
          <w:sz w:val="24"/>
          <w:szCs w:val="28"/>
        </w:rPr>
        <w:t>在SCL高电平期间读取SDA</w:t>
      </w:r>
    </w:p>
    <w:p w14:paraId="41426825" w14:textId="77777777" w:rsidR="00CC3940" w:rsidRPr="00CC3940" w:rsidRDefault="00CC3940" w:rsidP="00DA3463">
      <w:pPr>
        <w:snapToGrid w:val="0"/>
        <w:rPr>
          <w:sz w:val="24"/>
          <w:szCs w:val="28"/>
        </w:rPr>
      </w:pPr>
      <w:r w:rsidRPr="00CC3940">
        <w:rPr>
          <w:sz w:val="24"/>
          <w:szCs w:val="28"/>
        </w:rPr>
        <w:tab/>
        <w:t>AckBit = MyI2C_R_SDA();</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//将</w:t>
      </w:r>
      <w:proofErr w:type="gramStart"/>
      <w:r w:rsidRPr="00CC3940">
        <w:rPr>
          <w:sz w:val="24"/>
          <w:szCs w:val="28"/>
        </w:rPr>
        <w:t>应答位</w:t>
      </w:r>
      <w:proofErr w:type="gramEnd"/>
      <w:r w:rsidRPr="00CC3940">
        <w:rPr>
          <w:sz w:val="24"/>
          <w:szCs w:val="28"/>
        </w:rPr>
        <w:t>存储到变量里</w:t>
      </w:r>
    </w:p>
    <w:p w14:paraId="2BA22DF5" w14:textId="77777777" w:rsidR="00CC3940" w:rsidRPr="00CC3940" w:rsidRDefault="00CC3940" w:rsidP="00DA3463">
      <w:pPr>
        <w:snapToGrid w:val="0"/>
        <w:rPr>
          <w:sz w:val="24"/>
          <w:szCs w:val="28"/>
        </w:rPr>
      </w:pPr>
      <w:r w:rsidRPr="00CC3940">
        <w:rPr>
          <w:sz w:val="24"/>
          <w:szCs w:val="28"/>
        </w:rPr>
        <w:tab/>
        <w:t>MyI2C_W_</w:t>
      </w:r>
      <w:proofErr w:type="gramStart"/>
      <w:r w:rsidRPr="00CC3940">
        <w:rPr>
          <w:sz w:val="24"/>
          <w:szCs w:val="28"/>
        </w:rPr>
        <w:t>SCL(</w:t>
      </w:r>
      <w:proofErr w:type="gramEnd"/>
      <w:r w:rsidRPr="00CC3940">
        <w:rPr>
          <w:sz w:val="24"/>
          <w:szCs w:val="28"/>
        </w:rPr>
        <w:t>0);</w:t>
      </w:r>
      <w:r w:rsidRPr="00CC3940">
        <w:rPr>
          <w:sz w:val="24"/>
          <w:szCs w:val="28"/>
        </w:rPr>
        <w:tab/>
      </w:r>
    </w:p>
    <w:p w14:paraId="07C9D3AB" w14:textId="77777777" w:rsidR="00CC3940" w:rsidRPr="00CC3940" w:rsidRDefault="00CC3940" w:rsidP="00DA3463">
      <w:pPr>
        <w:snapToGrid w:val="0"/>
        <w:rPr>
          <w:sz w:val="24"/>
          <w:szCs w:val="28"/>
        </w:rPr>
      </w:pPr>
      <w:r w:rsidRPr="00CC3940">
        <w:rPr>
          <w:sz w:val="24"/>
          <w:szCs w:val="28"/>
        </w:rPr>
        <w:t>//</w:t>
      </w:r>
      <w:r w:rsidRPr="00CC3940">
        <w:rPr>
          <w:sz w:val="24"/>
          <w:szCs w:val="28"/>
        </w:rPr>
        <w:tab/>
      </w:r>
      <w:proofErr w:type="gramStart"/>
      <w:r w:rsidRPr="00CC3940">
        <w:rPr>
          <w:sz w:val="24"/>
          <w:szCs w:val="28"/>
        </w:rPr>
        <w:t>if(</w:t>
      </w:r>
      <w:proofErr w:type="gramEnd"/>
      <w:r w:rsidRPr="00CC3940">
        <w:rPr>
          <w:sz w:val="24"/>
          <w:szCs w:val="28"/>
        </w:rPr>
        <w:t>AckBit == 0)</w:t>
      </w:r>
    </w:p>
    <w:p w14:paraId="64C9FB6B" w14:textId="77777777" w:rsidR="00CC3940" w:rsidRPr="00CC3940" w:rsidRDefault="00CC3940" w:rsidP="00DA3463">
      <w:pPr>
        <w:snapToGrid w:val="0"/>
        <w:rPr>
          <w:sz w:val="24"/>
          <w:szCs w:val="28"/>
        </w:rPr>
      </w:pPr>
      <w:r w:rsidRPr="00CC3940">
        <w:rPr>
          <w:sz w:val="24"/>
          <w:szCs w:val="28"/>
        </w:rPr>
        <w:t>//</w:t>
      </w:r>
      <w:r w:rsidRPr="00CC3940">
        <w:rPr>
          <w:sz w:val="24"/>
          <w:szCs w:val="28"/>
        </w:rPr>
        <w:tab/>
        <w:t>{</w:t>
      </w:r>
    </w:p>
    <w:p w14:paraId="33BF2FD5" w14:textId="77777777" w:rsidR="00CC3940" w:rsidRPr="00CC3940" w:rsidRDefault="00CC3940" w:rsidP="00DA3463">
      <w:pPr>
        <w:snapToGrid w:val="0"/>
        <w:rPr>
          <w:sz w:val="24"/>
          <w:szCs w:val="28"/>
        </w:rPr>
      </w:pPr>
      <w:r w:rsidRPr="00CC3940">
        <w:rPr>
          <w:sz w:val="24"/>
          <w:szCs w:val="28"/>
        </w:rPr>
        <w:t>//</w:t>
      </w:r>
      <w:r w:rsidRPr="00CC3940">
        <w:rPr>
          <w:sz w:val="24"/>
          <w:szCs w:val="28"/>
        </w:rPr>
        <w:tab/>
      </w:r>
      <w:r w:rsidRPr="00CC3940">
        <w:rPr>
          <w:sz w:val="24"/>
          <w:szCs w:val="28"/>
        </w:rPr>
        <w:tab/>
      </w:r>
      <w:proofErr w:type="gramStart"/>
      <w:r w:rsidRPr="00CC3940">
        <w:rPr>
          <w:sz w:val="24"/>
          <w:szCs w:val="28"/>
        </w:rPr>
        <w:t>UsartPrintf(</w:t>
      </w:r>
      <w:proofErr w:type="gramEnd"/>
      <w:r w:rsidRPr="00CC3940">
        <w:rPr>
          <w:sz w:val="24"/>
          <w:szCs w:val="28"/>
        </w:rPr>
        <w:t>USART_DEBUG, "MyI2C_ReceiveAck success");</w:t>
      </w:r>
    </w:p>
    <w:p w14:paraId="489AD0CD" w14:textId="77777777" w:rsidR="00CC3940" w:rsidRPr="00CC3940" w:rsidRDefault="00CC3940" w:rsidP="00DA3463">
      <w:pPr>
        <w:snapToGrid w:val="0"/>
        <w:rPr>
          <w:sz w:val="24"/>
          <w:szCs w:val="28"/>
        </w:rPr>
      </w:pPr>
      <w:r w:rsidRPr="00CC3940">
        <w:rPr>
          <w:sz w:val="24"/>
          <w:szCs w:val="28"/>
        </w:rPr>
        <w:t>//</w:t>
      </w:r>
      <w:r w:rsidRPr="00CC3940">
        <w:rPr>
          <w:sz w:val="24"/>
          <w:szCs w:val="28"/>
        </w:rPr>
        <w:tab/>
        <w:t>}</w:t>
      </w:r>
    </w:p>
    <w:p w14:paraId="76491AD1" w14:textId="77777777" w:rsidR="00CC3940" w:rsidRPr="00CC3940" w:rsidRDefault="00CC3940" w:rsidP="00DA3463">
      <w:pPr>
        <w:snapToGrid w:val="0"/>
        <w:rPr>
          <w:sz w:val="24"/>
          <w:szCs w:val="28"/>
        </w:rPr>
      </w:pPr>
      <w:r w:rsidRPr="00CC3940">
        <w:rPr>
          <w:sz w:val="24"/>
          <w:szCs w:val="28"/>
        </w:rPr>
        <w:t>//</w:t>
      </w:r>
      <w:r w:rsidRPr="00CC3940">
        <w:rPr>
          <w:sz w:val="24"/>
          <w:szCs w:val="28"/>
        </w:rPr>
        <w:tab/>
        <w:t>else</w:t>
      </w:r>
    </w:p>
    <w:p w14:paraId="6D96B5AA" w14:textId="77777777" w:rsidR="00CC3940" w:rsidRPr="00CC3940" w:rsidRDefault="00CC3940" w:rsidP="00DA3463">
      <w:pPr>
        <w:snapToGrid w:val="0"/>
        <w:rPr>
          <w:sz w:val="24"/>
          <w:szCs w:val="28"/>
        </w:rPr>
      </w:pPr>
      <w:r w:rsidRPr="00CC3940">
        <w:rPr>
          <w:sz w:val="24"/>
          <w:szCs w:val="28"/>
        </w:rPr>
        <w:t>//</w:t>
      </w:r>
      <w:r w:rsidRPr="00CC3940">
        <w:rPr>
          <w:sz w:val="24"/>
          <w:szCs w:val="28"/>
        </w:rPr>
        <w:tab/>
        <w:t>{</w:t>
      </w:r>
    </w:p>
    <w:p w14:paraId="49C430C5" w14:textId="77777777" w:rsidR="00CC3940" w:rsidRPr="00CC3940" w:rsidRDefault="00CC3940" w:rsidP="00DA3463">
      <w:pPr>
        <w:snapToGrid w:val="0"/>
        <w:rPr>
          <w:sz w:val="24"/>
          <w:szCs w:val="28"/>
        </w:rPr>
      </w:pPr>
      <w:r w:rsidRPr="00CC3940">
        <w:rPr>
          <w:sz w:val="24"/>
          <w:szCs w:val="28"/>
        </w:rPr>
        <w:t>//</w:t>
      </w:r>
      <w:r w:rsidRPr="00CC3940">
        <w:rPr>
          <w:sz w:val="24"/>
          <w:szCs w:val="28"/>
        </w:rPr>
        <w:tab/>
      </w:r>
      <w:r w:rsidRPr="00CC3940">
        <w:rPr>
          <w:sz w:val="24"/>
          <w:szCs w:val="28"/>
        </w:rPr>
        <w:tab/>
      </w:r>
      <w:proofErr w:type="gramStart"/>
      <w:r w:rsidRPr="00CC3940">
        <w:rPr>
          <w:sz w:val="24"/>
          <w:szCs w:val="28"/>
        </w:rPr>
        <w:t>UsartPrintf(</w:t>
      </w:r>
      <w:proofErr w:type="gramEnd"/>
      <w:r w:rsidRPr="00CC3940">
        <w:rPr>
          <w:sz w:val="24"/>
          <w:szCs w:val="28"/>
        </w:rPr>
        <w:t>USART_DEBUG, "MyI2C_ReceiveAck fails");</w:t>
      </w:r>
    </w:p>
    <w:p w14:paraId="068FD2B5" w14:textId="77777777" w:rsidR="00CC3940" w:rsidRPr="00CC3940" w:rsidRDefault="00CC3940" w:rsidP="00DA3463">
      <w:pPr>
        <w:snapToGrid w:val="0"/>
        <w:rPr>
          <w:sz w:val="24"/>
          <w:szCs w:val="28"/>
        </w:rPr>
      </w:pPr>
      <w:r w:rsidRPr="00CC3940">
        <w:rPr>
          <w:sz w:val="24"/>
          <w:szCs w:val="28"/>
        </w:rPr>
        <w:t>//</w:t>
      </w:r>
      <w:r w:rsidRPr="00CC3940">
        <w:rPr>
          <w:sz w:val="24"/>
          <w:szCs w:val="28"/>
        </w:rPr>
        <w:tab/>
        <w:t>}</w:t>
      </w:r>
      <w:r w:rsidRPr="00CC3940">
        <w:rPr>
          <w:sz w:val="24"/>
          <w:szCs w:val="28"/>
        </w:rPr>
        <w:tab/>
        <w:t>//拉低SCL，开始下一个时序模块</w:t>
      </w:r>
    </w:p>
    <w:p w14:paraId="569314C3" w14:textId="77777777" w:rsidR="00CC3940" w:rsidRPr="00CC3940" w:rsidRDefault="00CC3940" w:rsidP="00DA3463">
      <w:pPr>
        <w:snapToGrid w:val="0"/>
        <w:rPr>
          <w:sz w:val="24"/>
          <w:szCs w:val="28"/>
        </w:rPr>
      </w:pPr>
      <w:r w:rsidRPr="00CC3940">
        <w:rPr>
          <w:sz w:val="24"/>
          <w:szCs w:val="28"/>
        </w:rPr>
        <w:tab/>
        <w:t>return AckBit;</w:t>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r>
      <w:r w:rsidRPr="00CC3940">
        <w:rPr>
          <w:sz w:val="24"/>
          <w:szCs w:val="28"/>
        </w:rPr>
        <w:tab/>
        <w:t>//返回定义</w:t>
      </w:r>
      <w:proofErr w:type="gramStart"/>
      <w:r w:rsidRPr="00CC3940">
        <w:rPr>
          <w:sz w:val="24"/>
          <w:szCs w:val="28"/>
        </w:rPr>
        <w:t>应答位</w:t>
      </w:r>
      <w:proofErr w:type="gramEnd"/>
      <w:r w:rsidRPr="00CC3940">
        <w:rPr>
          <w:sz w:val="24"/>
          <w:szCs w:val="28"/>
        </w:rPr>
        <w:t>变量</w:t>
      </w:r>
    </w:p>
    <w:p w14:paraId="45F3D2C6" w14:textId="639060B8" w:rsidR="00CC3940" w:rsidRDefault="00CC3940" w:rsidP="00DA3463">
      <w:pPr>
        <w:snapToGrid w:val="0"/>
        <w:rPr>
          <w:sz w:val="24"/>
          <w:szCs w:val="28"/>
        </w:rPr>
      </w:pPr>
      <w:r w:rsidRPr="00CC3940">
        <w:rPr>
          <w:sz w:val="24"/>
          <w:szCs w:val="28"/>
        </w:rPr>
        <w:t>}</w:t>
      </w:r>
    </w:p>
    <w:p w14:paraId="489B73EF" w14:textId="0EBB7F61" w:rsidR="00CC3940" w:rsidRDefault="00CC3940" w:rsidP="00DA3463">
      <w:pPr>
        <w:snapToGrid w:val="0"/>
        <w:rPr>
          <w:iCs/>
          <w:sz w:val="24"/>
          <w:szCs w:val="28"/>
        </w:rPr>
      </w:pPr>
    </w:p>
    <w:p w14:paraId="4A1260C3" w14:textId="7CEED7F1" w:rsidR="00CC3940" w:rsidRPr="000642A0" w:rsidRDefault="00CC3940">
      <w:pPr>
        <w:pStyle w:val="2"/>
        <w:rPr>
          <w:sz w:val="22"/>
          <w:szCs w:val="24"/>
        </w:rPr>
        <w:pPrChange w:id="135" w:author="quanzhen duan" w:date="2025-12-05T15:58:00Z">
          <w:pPr>
            <w:snapToGrid w:val="0"/>
          </w:pPr>
        </w:pPrChange>
      </w:pPr>
      <w:r w:rsidRPr="000642A0">
        <w:t>2.</w:t>
      </w:r>
      <w:r w:rsidRPr="000642A0">
        <w:rPr>
          <w:rFonts w:hint="eastAsia"/>
        </w:rPr>
        <w:t>串口相关部分</w:t>
      </w:r>
    </w:p>
    <w:p w14:paraId="4CC452BD" w14:textId="77777777" w:rsidR="00CC3940" w:rsidRPr="00CC3940" w:rsidRDefault="00CC3940" w:rsidP="00DA3463">
      <w:pPr>
        <w:snapToGrid w:val="0"/>
        <w:rPr>
          <w:iCs/>
          <w:sz w:val="24"/>
          <w:szCs w:val="28"/>
        </w:rPr>
      </w:pPr>
      <w:r w:rsidRPr="00CC3940">
        <w:rPr>
          <w:iCs/>
          <w:sz w:val="24"/>
          <w:szCs w:val="28"/>
        </w:rPr>
        <w:t>#include "stm32f10x.h"                  // Device header</w:t>
      </w:r>
    </w:p>
    <w:p w14:paraId="22A6ECC3" w14:textId="77777777" w:rsidR="00CC3940" w:rsidRPr="00CC3940" w:rsidRDefault="00CC3940" w:rsidP="00DA3463">
      <w:pPr>
        <w:snapToGrid w:val="0"/>
        <w:rPr>
          <w:iCs/>
          <w:sz w:val="24"/>
          <w:szCs w:val="28"/>
        </w:rPr>
      </w:pPr>
      <w:r w:rsidRPr="00CC3940">
        <w:rPr>
          <w:iCs/>
          <w:sz w:val="24"/>
          <w:szCs w:val="28"/>
        </w:rPr>
        <w:t>#include &lt;stdio.h&gt;</w:t>
      </w:r>
    </w:p>
    <w:p w14:paraId="78D5AEFB" w14:textId="77777777" w:rsidR="00CC3940" w:rsidRPr="00CC3940" w:rsidRDefault="00CC3940" w:rsidP="00DA3463">
      <w:pPr>
        <w:snapToGrid w:val="0"/>
        <w:rPr>
          <w:iCs/>
          <w:sz w:val="24"/>
          <w:szCs w:val="28"/>
        </w:rPr>
      </w:pPr>
      <w:r w:rsidRPr="00CC3940">
        <w:rPr>
          <w:iCs/>
          <w:sz w:val="24"/>
          <w:szCs w:val="28"/>
        </w:rPr>
        <w:t>#include &lt;stdarg.h&gt;</w:t>
      </w:r>
    </w:p>
    <w:p w14:paraId="38A6D197" w14:textId="77777777" w:rsidR="00CC3940" w:rsidRPr="00CC3940" w:rsidRDefault="00CC3940" w:rsidP="00DA3463">
      <w:pPr>
        <w:snapToGrid w:val="0"/>
        <w:rPr>
          <w:iCs/>
          <w:sz w:val="24"/>
          <w:szCs w:val="28"/>
        </w:rPr>
      </w:pPr>
    </w:p>
    <w:p w14:paraId="72C351D0" w14:textId="77777777" w:rsidR="00CC3940" w:rsidRPr="00CC3940" w:rsidRDefault="00CC3940" w:rsidP="00DA3463">
      <w:pPr>
        <w:snapToGrid w:val="0"/>
        <w:rPr>
          <w:iCs/>
          <w:sz w:val="24"/>
          <w:szCs w:val="28"/>
        </w:rPr>
      </w:pPr>
      <w:r w:rsidRPr="00CC3940">
        <w:rPr>
          <w:iCs/>
          <w:sz w:val="24"/>
          <w:szCs w:val="28"/>
        </w:rPr>
        <w:t>uint8_t Serial_RxData;</w:t>
      </w:r>
      <w:r w:rsidRPr="00CC3940">
        <w:rPr>
          <w:iCs/>
          <w:sz w:val="24"/>
          <w:szCs w:val="28"/>
        </w:rPr>
        <w:tab/>
      </w:r>
      <w:r w:rsidRPr="00CC3940">
        <w:rPr>
          <w:iCs/>
          <w:sz w:val="24"/>
          <w:szCs w:val="28"/>
        </w:rPr>
        <w:tab/>
        <w:t>//定义串口接收的数据变量</w:t>
      </w:r>
    </w:p>
    <w:p w14:paraId="4A268F19" w14:textId="77777777" w:rsidR="00CC3940" w:rsidRPr="00CC3940" w:rsidRDefault="00CC3940" w:rsidP="00DA3463">
      <w:pPr>
        <w:snapToGrid w:val="0"/>
        <w:rPr>
          <w:iCs/>
          <w:sz w:val="24"/>
          <w:szCs w:val="28"/>
        </w:rPr>
      </w:pPr>
      <w:r w:rsidRPr="00CC3940">
        <w:rPr>
          <w:iCs/>
          <w:sz w:val="24"/>
          <w:szCs w:val="28"/>
        </w:rPr>
        <w:t>uint8_t Serial_RxFlag;</w:t>
      </w:r>
      <w:r w:rsidRPr="00CC3940">
        <w:rPr>
          <w:iCs/>
          <w:sz w:val="24"/>
          <w:szCs w:val="28"/>
        </w:rPr>
        <w:tab/>
      </w:r>
      <w:r w:rsidRPr="00CC3940">
        <w:rPr>
          <w:iCs/>
          <w:sz w:val="24"/>
          <w:szCs w:val="28"/>
        </w:rPr>
        <w:tab/>
        <w:t>//定义串口接收的标志位变量</w:t>
      </w:r>
    </w:p>
    <w:p w14:paraId="444C99B5" w14:textId="77777777" w:rsidR="00CC3940" w:rsidRPr="00CC3940" w:rsidRDefault="00CC3940" w:rsidP="00DA3463">
      <w:pPr>
        <w:snapToGrid w:val="0"/>
        <w:rPr>
          <w:iCs/>
          <w:sz w:val="24"/>
          <w:szCs w:val="28"/>
        </w:rPr>
      </w:pPr>
    </w:p>
    <w:p w14:paraId="49B1969C" w14:textId="77777777" w:rsidR="00CC3940" w:rsidRPr="00CC3940" w:rsidRDefault="00CC3940" w:rsidP="00DA3463">
      <w:pPr>
        <w:snapToGrid w:val="0"/>
        <w:rPr>
          <w:iCs/>
          <w:sz w:val="24"/>
          <w:szCs w:val="28"/>
        </w:rPr>
      </w:pPr>
      <w:r w:rsidRPr="00CC3940">
        <w:rPr>
          <w:iCs/>
          <w:sz w:val="24"/>
          <w:szCs w:val="28"/>
        </w:rPr>
        <w:lastRenderedPageBreak/>
        <w:t>/**</w:t>
      </w:r>
    </w:p>
    <w:p w14:paraId="3CEBC10E" w14:textId="77777777" w:rsidR="00CC3940" w:rsidRPr="00CC3940" w:rsidRDefault="00CC3940" w:rsidP="00DA3463">
      <w:pPr>
        <w:snapToGrid w:val="0"/>
        <w:rPr>
          <w:iCs/>
          <w:sz w:val="24"/>
          <w:szCs w:val="28"/>
        </w:rPr>
      </w:pPr>
      <w:r w:rsidRPr="00CC3940">
        <w:rPr>
          <w:iCs/>
          <w:sz w:val="24"/>
          <w:szCs w:val="28"/>
        </w:rPr>
        <w:t xml:space="preserve">  * 函    数：串口初始化</w:t>
      </w:r>
    </w:p>
    <w:p w14:paraId="3B59FC85" w14:textId="77777777" w:rsidR="00CC3940" w:rsidRPr="00CC3940" w:rsidRDefault="00CC3940" w:rsidP="00DA3463">
      <w:pPr>
        <w:snapToGrid w:val="0"/>
        <w:rPr>
          <w:iCs/>
          <w:sz w:val="24"/>
          <w:szCs w:val="28"/>
        </w:rPr>
      </w:pPr>
      <w:r w:rsidRPr="00CC3940">
        <w:rPr>
          <w:iCs/>
          <w:sz w:val="24"/>
          <w:szCs w:val="28"/>
        </w:rPr>
        <w:t xml:space="preserve">  * 参    数：无</w:t>
      </w:r>
    </w:p>
    <w:p w14:paraId="06394A45" w14:textId="77777777" w:rsidR="00CC3940" w:rsidRPr="00CC3940" w:rsidRDefault="00CC3940" w:rsidP="00DA3463">
      <w:pPr>
        <w:snapToGrid w:val="0"/>
        <w:rPr>
          <w:iCs/>
          <w:sz w:val="24"/>
          <w:szCs w:val="28"/>
        </w:rPr>
      </w:pPr>
      <w:r w:rsidRPr="00CC3940">
        <w:rPr>
          <w:iCs/>
          <w:sz w:val="24"/>
          <w:szCs w:val="28"/>
        </w:rPr>
        <w:t xml:space="preserve">  * 返 回 值：无</w:t>
      </w:r>
    </w:p>
    <w:p w14:paraId="5EE2E546" w14:textId="77777777" w:rsidR="00CC3940" w:rsidRPr="00CC3940" w:rsidRDefault="00CC3940" w:rsidP="00DA3463">
      <w:pPr>
        <w:snapToGrid w:val="0"/>
        <w:rPr>
          <w:iCs/>
          <w:sz w:val="24"/>
          <w:szCs w:val="28"/>
        </w:rPr>
      </w:pPr>
      <w:r w:rsidRPr="00CC3940">
        <w:rPr>
          <w:iCs/>
          <w:sz w:val="24"/>
          <w:szCs w:val="28"/>
        </w:rPr>
        <w:t xml:space="preserve">  */</w:t>
      </w:r>
    </w:p>
    <w:p w14:paraId="41828EB6" w14:textId="77777777" w:rsidR="00CC3940" w:rsidRPr="00CC3940" w:rsidRDefault="00CC3940" w:rsidP="00DA3463">
      <w:pPr>
        <w:snapToGrid w:val="0"/>
        <w:rPr>
          <w:iCs/>
          <w:sz w:val="24"/>
          <w:szCs w:val="28"/>
        </w:rPr>
      </w:pPr>
      <w:r w:rsidRPr="00CC3940">
        <w:rPr>
          <w:iCs/>
          <w:sz w:val="24"/>
          <w:szCs w:val="28"/>
        </w:rPr>
        <w:t>void Serial_Init(void)</w:t>
      </w:r>
    </w:p>
    <w:p w14:paraId="48A9C59E" w14:textId="77777777" w:rsidR="00CC3940" w:rsidRPr="00CC3940" w:rsidRDefault="00CC3940" w:rsidP="00DA3463">
      <w:pPr>
        <w:snapToGrid w:val="0"/>
        <w:rPr>
          <w:iCs/>
          <w:sz w:val="24"/>
          <w:szCs w:val="28"/>
        </w:rPr>
      </w:pPr>
      <w:r w:rsidRPr="00CC3940">
        <w:rPr>
          <w:iCs/>
          <w:sz w:val="24"/>
          <w:szCs w:val="28"/>
        </w:rPr>
        <w:t>{</w:t>
      </w:r>
    </w:p>
    <w:p w14:paraId="340F0EA6" w14:textId="77777777" w:rsidR="00CC3940" w:rsidRPr="00CC3940" w:rsidRDefault="00CC3940" w:rsidP="00DA3463">
      <w:pPr>
        <w:snapToGrid w:val="0"/>
        <w:rPr>
          <w:iCs/>
          <w:sz w:val="24"/>
          <w:szCs w:val="28"/>
        </w:rPr>
      </w:pPr>
      <w:r w:rsidRPr="00CC3940">
        <w:rPr>
          <w:iCs/>
          <w:sz w:val="24"/>
          <w:szCs w:val="28"/>
        </w:rPr>
        <w:tab/>
        <w:t>/*开启时钟*/</w:t>
      </w:r>
    </w:p>
    <w:p w14:paraId="40B1BE63" w14:textId="77777777" w:rsidR="00CC3940" w:rsidRPr="00CC3940" w:rsidRDefault="00CC3940" w:rsidP="00DA3463">
      <w:pPr>
        <w:snapToGrid w:val="0"/>
        <w:rPr>
          <w:iCs/>
          <w:sz w:val="24"/>
          <w:szCs w:val="28"/>
        </w:rPr>
      </w:pPr>
      <w:r w:rsidRPr="00CC3940">
        <w:rPr>
          <w:iCs/>
          <w:sz w:val="24"/>
          <w:szCs w:val="28"/>
        </w:rPr>
        <w:tab/>
        <w:t>RCC_APB2PeriphClockCmd(RCC_APB2Periph_USART1, ENABLE);</w:t>
      </w:r>
      <w:r w:rsidRPr="00CC3940">
        <w:rPr>
          <w:iCs/>
          <w:sz w:val="24"/>
          <w:szCs w:val="28"/>
        </w:rPr>
        <w:tab/>
        <w:t>//开启USART1的时钟</w:t>
      </w:r>
    </w:p>
    <w:p w14:paraId="7DE1ABC3" w14:textId="77777777" w:rsidR="00CC3940" w:rsidRPr="00CC3940" w:rsidRDefault="00CC3940" w:rsidP="00DA3463">
      <w:pPr>
        <w:snapToGrid w:val="0"/>
        <w:rPr>
          <w:iCs/>
          <w:sz w:val="24"/>
          <w:szCs w:val="28"/>
        </w:rPr>
      </w:pPr>
      <w:r w:rsidRPr="00CC3940">
        <w:rPr>
          <w:iCs/>
          <w:sz w:val="24"/>
          <w:szCs w:val="28"/>
        </w:rPr>
        <w:tab/>
        <w:t>RCC_APB2PeriphClockCmd(RCC_APB2Periph_GPIOA, ENABLE);</w:t>
      </w:r>
      <w:r w:rsidRPr="00CC3940">
        <w:rPr>
          <w:iCs/>
          <w:sz w:val="24"/>
          <w:szCs w:val="28"/>
        </w:rPr>
        <w:tab/>
        <w:t>//开启GPIOA的时钟</w:t>
      </w:r>
    </w:p>
    <w:p w14:paraId="558742D6" w14:textId="77777777" w:rsidR="00CC3940" w:rsidRPr="00CC3940" w:rsidRDefault="00CC3940" w:rsidP="00DA3463">
      <w:pPr>
        <w:snapToGrid w:val="0"/>
        <w:rPr>
          <w:iCs/>
          <w:sz w:val="24"/>
          <w:szCs w:val="28"/>
        </w:rPr>
      </w:pPr>
      <w:r w:rsidRPr="00CC3940">
        <w:rPr>
          <w:iCs/>
          <w:sz w:val="24"/>
          <w:szCs w:val="28"/>
        </w:rPr>
        <w:tab/>
      </w:r>
    </w:p>
    <w:p w14:paraId="411BF444" w14:textId="77777777" w:rsidR="00CC3940" w:rsidRPr="00CC3940" w:rsidRDefault="00CC3940" w:rsidP="00DA3463">
      <w:pPr>
        <w:snapToGrid w:val="0"/>
        <w:rPr>
          <w:iCs/>
          <w:sz w:val="24"/>
          <w:szCs w:val="28"/>
        </w:rPr>
      </w:pPr>
      <w:r w:rsidRPr="00CC3940">
        <w:rPr>
          <w:iCs/>
          <w:sz w:val="24"/>
          <w:szCs w:val="28"/>
        </w:rPr>
        <w:tab/>
        <w:t>/*GPIO初始化*/</w:t>
      </w:r>
    </w:p>
    <w:p w14:paraId="6876BD73" w14:textId="77777777" w:rsidR="00CC3940" w:rsidRPr="00CC3940" w:rsidRDefault="00CC3940" w:rsidP="00DA3463">
      <w:pPr>
        <w:snapToGrid w:val="0"/>
        <w:rPr>
          <w:iCs/>
          <w:sz w:val="24"/>
          <w:szCs w:val="28"/>
        </w:rPr>
      </w:pPr>
      <w:r w:rsidRPr="00CC3940">
        <w:rPr>
          <w:iCs/>
          <w:sz w:val="24"/>
          <w:szCs w:val="28"/>
        </w:rPr>
        <w:tab/>
        <w:t>GPIO_InitTypeDef GPIO_InitStructure;</w:t>
      </w:r>
    </w:p>
    <w:p w14:paraId="2E4EE26F" w14:textId="77777777" w:rsidR="00CC3940" w:rsidRPr="00CC3940" w:rsidRDefault="00CC3940" w:rsidP="00DA3463">
      <w:pPr>
        <w:snapToGrid w:val="0"/>
        <w:rPr>
          <w:iCs/>
          <w:sz w:val="24"/>
          <w:szCs w:val="28"/>
        </w:rPr>
      </w:pPr>
      <w:r w:rsidRPr="00CC3940">
        <w:rPr>
          <w:iCs/>
          <w:sz w:val="24"/>
          <w:szCs w:val="28"/>
        </w:rPr>
        <w:tab/>
        <w:t>GPIO_InitStructure.GPIO_Mode = GPIO_Mode_AF_PP;</w:t>
      </w:r>
    </w:p>
    <w:p w14:paraId="23518741" w14:textId="77777777" w:rsidR="00CC3940" w:rsidRPr="00CC3940" w:rsidRDefault="00CC3940" w:rsidP="00DA3463">
      <w:pPr>
        <w:snapToGrid w:val="0"/>
        <w:rPr>
          <w:iCs/>
          <w:sz w:val="24"/>
          <w:szCs w:val="28"/>
        </w:rPr>
      </w:pPr>
      <w:r w:rsidRPr="00CC3940">
        <w:rPr>
          <w:iCs/>
          <w:sz w:val="24"/>
          <w:szCs w:val="28"/>
        </w:rPr>
        <w:tab/>
        <w:t>GPIO_InitStructure.GPIO_Pin = GPIO_Pin_9;</w:t>
      </w:r>
    </w:p>
    <w:p w14:paraId="09BE94AB" w14:textId="77777777" w:rsidR="00CC3940" w:rsidRPr="00CC3940" w:rsidRDefault="00CC3940" w:rsidP="00DA3463">
      <w:pPr>
        <w:snapToGrid w:val="0"/>
        <w:rPr>
          <w:iCs/>
          <w:sz w:val="24"/>
          <w:szCs w:val="28"/>
        </w:rPr>
      </w:pPr>
      <w:r w:rsidRPr="00CC3940">
        <w:rPr>
          <w:iCs/>
          <w:sz w:val="24"/>
          <w:szCs w:val="28"/>
        </w:rPr>
        <w:tab/>
        <w:t>GPIO_InitStructure.GPIO_Speed = GPIO_Speed_50MHz;</w:t>
      </w:r>
    </w:p>
    <w:p w14:paraId="6F5A259B" w14:textId="77777777" w:rsidR="00CC3940" w:rsidRPr="00CC3940" w:rsidRDefault="00CC3940" w:rsidP="00DA3463">
      <w:pPr>
        <w:snapToGrid w:val="0"/>
        <w:rPr>
          <w:iCs/>
          <w:sz w:val="24"/>
          <w:szCs w:val="28"/>
        </w:rPr>
      </w:pPr>
      <w:r w:rsidRPr="00CC3940">
        <w:rPr>
          <w:iCs/>
          <w:sz w:val="24"/>
          <w:szCs w:val="28"/>
        </w:rPr>
        <w:tab/>
        <w:t>GPIO_Init(GPIOA, &amp;GPIO_InitStructure);</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//将PA9引脚初始化为复用推挽输出</w:t>
      </w:r>
    </w:p>
    <w:p w14:paraId="7061A211" w14:textId="77777777" w:rsidR="00CC3940" w:rsidRPr="00CC3940" w:rsidRDefault="00CC3940" w:rsidP="00DA3463">
      <w:pPr>
        <w:snapToGrid w:val="0"/>
        <w:rPr>
          <w:iCs/>
          <w:sz w:val="24"/>
          <w:szCs w:val="28"/>
        </w:rPr>
      </w:pPr>
      <w:r w:rsidRPr="00CC3940">
        <w:rPr>
          <w:iCs/>
          <w:sz w:val="24"/>
          <w:szCs w:val="28"/>
        </w:rPr>
        <w:tab/>
      </w:r>
    </w:p>
    <w:p w14:paraId="6C9362A1" w14:textId="77777777" w:rsidR="00CC3940" w:rsidRPr="00CC3940" w:rsidRDefault="00CC3940" w:rsidP="00DA3463">
      <w:pPr>
        <w:snapToGrid w:val="0"/>
        <w:rPr>
          <w:iCs/>
          <w:sz w:val="24"/>
          <w:szCs w:val="28"/>
        </w:rPr>
      </w:pPr>
      <w:r w:rsidRPr="00CC3940">
        <w:rPr>
          <w:iCs/>
          <w:sz w:val="24"/>
          <w:szCs w:val="28"/>
        </w:rPr>
        <w:tab/>
        <w:t>GPIO_InitStructure.GPIO_Mode = GPIO_Mode_IPU;</w:t>
      </w:r>
    </w:p>
    <w:p w14:paraId="6D3BAF73" w14:textId="77777777" w:rsidR="00CC3940" w:rsidRPr="00CC3940" w:rsidRDefault="00CC3940" w:rsidP="00DA3463">
      <w:pPr>
        <w:snapToGrid w:val="0"/>
        <w:rPr>
          <w:iCs/>
          <w:sz w:val="24"/>
          <w:szCs w:val="28"/>
        </w:rPr>
      </w:pPr>
      <w:r w:rsidRPr="00CC3940">
        <w:rPr>
          <w:iCs/>
          <w:sz w:val="24"/>
          <w:szCs w:val="28"/>
        </w:rPr>
        <w:tab/>
        <w:t>GPIO_InitStructure.GPIO_Pin = GPIO_Pin_10;</w:t>
      </w:r>
    </w:p>
    <w:p w14:paraId="25C6BD73" w14:textId="77777777" w:rsidR="00CC3940" w:rsidRPr="00CC3940" w:rsidRDefault="00CC3940" w:rsidP="00DA3463">
      <w:pPr>
        <w:snapToGrid w:val="0"/>
        <w:rPr>
          <w:iCs/>
          <w:sz w:val="24"/>
          <w:szCs w:val="28"/>
        </w:rPr>
      </w:pPr>
      <w:r w:rsidRPr="00CC3940">
        <w:rPr>
          <w:iCs/>
          <w:sz w:val="24"/>
          <w:szCs w:val="28"/>
        </w:rPr>
        <w:tab/>
        <w:t>GPIO_InitStructure.GPIO_Speed = GPIO_Speed_50MHz;</w:t>
      </w:r>
    </w:p>
    <w:p w14:paraId="545EA331" w14:textId="77777777" w:rsidR="00CC3940" w:rsidRPr="00CC3940" w:rsidRDefault="00CC3940" w:rsidP="00DA3463">
      <w:pPr>
        <w:snapToGrid w:val="0"/>
        <w:rPr>
          <w:iCs/>
          <w:sz w:val="24"/>
          <w:szCs w:val="28"/>
        </w:rPr>
      </w:pPr>
      <w:r w:rsidRPr="00CC3940">
        <w:rPr>
          <w:iCs/>
          <w:sz w:val="24"/>
          <w:szCs w:val="28"/>
        </w:rPr>
        <w:tab/>
        <w:t>GPIO_Init(GPIOA, &amp;GPIO_InitStructure);</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//将PA10引脚初始化为上拉输入</w:t>
      </w:r>
    </w:p>
    <w:p w14:paraId="4DA77467" w14:textId="77777777" w:rsidR="00CC3940" w:rsidRPr="00CC3940" w:rsidRDefault="00CC3940" w:rsidP="00DA3463">
      <w:pPr>
        <w:snapToGrid w:val="0"/>
        <w:rPr>
          <w:iCs/>
          <w:sz w:val="24"/>
          <w:szCs w:val="28"/>
        </w:rPr>
      </w:pPr>
      <w:r w:rsidRPr="00CC3940">
        <w:rPr>
          <w:iCs/>
          <w:sz w:val="24"/>
          <w:szCs w:val="28"/>
        </w:rPr>
        <w:tab/>
      </w:r>
    </w:p>
    <w:p w14:paraId="2C2978F3" w14:textId="77777777" w:rsidR="00CC3940" w:rsidRPr="00CC3940" w:rsidRDefault="00CC3940" w:rsidP="00DA3463">
      <w:pPr>
        <w:snapToGrid w:val="0"/>
        <w:rPr>
          <w:iCs/>
          <w:sz w:val="24"/>
          <w:szCs w:val="28"/>
        </w:rPr>
      </w:pPr>
      <w:r w:rsidRPr="00CC3940">
        <w:rPr>
          <w:iCs/>
          <w:sz w:val="24"/>
          <w:szCs w:val="28"/>
        </w:rPr>
        <w:tab/>
        <w:t>/*USART初始化*/</w:t>
      </w:r>
    </w:p>
    <w:p w14:paraId="4E11BA79" w14:textId="77777777" w:rsidR="00CC3940" w:rsidRPr="00CC3940" w:rsidRDefault="00CC3940" w:rsidP="00DA3463">
      <w:pPr>
        <w:snapToGrid w:val="0"/>
        <w:rPr>
          <w:iCs/>
          <w:sz w:val="24"/>
          <w:szCs w:val="28"/>
        </w:rPr>
      </w:pPr>
      <w:r w:rsidRPr="00CC3940">
        <w:rPr>
          <w:iCs/>
          <w:sz w:val="24"/>
          <w:szCs w:val="28"/>
        </w:rPr>
        <w:tab/>
        <w:t>USART_InitTypeDef USART_InitStructure;</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//定义结构体变量</w:t>
      </w:r>
    </w:p>
    <w:p w14:paraId="192B96A4" w14:textId="77777777" w:rsidR="00CC3940" w:rsidRPr="00CC3940" w:rsidRDefault="00CC3940" w:rsidP="00DA3463">
      <w:pPr>
        <w:snapToGrid w:val="0"/>
        <w:rPr>
          <w:iCs/>
          <w:sz w:val="24"/>
          <w:szCs w:val="28"/>
        </w:rPr>
      </w:pPr>
      <w:r w:rsidRPr="00CC3940">
        <w:rPr>
          <w:iCs/>
          <w:sz w:val="24"/>
          <w:szCs w:val="28"/>
        </w:rPr>
        <w:tab/>
        <w:t>USART_InitStructure.USART_BaudRate = 9600;</w:t>
      </w:r>
      <w:r w:rsidRPr="00CC3940">
        <w:rPr>
          <w:iCs/>
          <w:sz w:val="24"/>
          <w:szCs w:val="28"/>
        </w:rPr>
        <w:tab/>
      </w:r>
      <w:r w:rsidRPr="00CC3940">
        <w:rPr>
          <w:iCs/>
          <w:sz w:val="24"/>
          <w:szCs w:val="28"/>
        </w:rPr>
        <w:tab/>
      </w:r>
      <w:r w:rsidRPr="00CC3940">
        <w:rPr>
          <w:iCs/>
          <w:sz w:val="24"/>
          <w:szCs w:val="28"/>
        </w:rPr>
        <w:tab/>
      </w:r>
      <w:r w:rsidRPr="00CC3940">
        <w:rPr>
          <w:iCs/>
          <w:sz w:val="24"/>
          <w:szCs w:val="28"/>
        </w:rPr>
        <w:tab/>
        <w:t>//波特率</w:t>
      </w:r>
    </w:p>
    <w:p w14:paraId="383ECD86" w14:textId="77777777" w:rsidR="00CC3940" w:rsidRPr="00CC3940" w:rsidRDefault="00CC3940" w:rsidP="00DA3463">
      <w:pPr>
        <w:snapToGrid w:val="0"/>
        <w:rPr>
          <w:iCs/>
          <w:sz w:val="24"/>
          <w:szCs w:val="28"/>
        </w:rPr>
      </w:pPr>
      <w:r w:rsidRPr="00CC3940">
        <w:rPr>
          <w:iCs/>
          <w:sz w:val="24"/>
          <w:szCs w:val="28"/>
        </w:rPr>
        <w:tab/>
        <w:t>USART_InitStructure.USART_HardwareFlowControl = USART_HardwareFlowControl_None;</w:t>
      </w:r>
      <w:r w:rsidRPr="00CC3940">
        <w:rPr>
          <w:iCs/>
          <w:sz w:val="24"/>
          <w:szCs w:val="28"/>
        </w:rPr>
        <w:tab/>
        <w:t>//硬件流控制，不需要</w:t>
      </w:r>
    </w:p>
    <w:p w14:paraId="5C5F4D24" w14:textId="77777777" w:rsidR="00CC3940" w:rsidRPr="00CC3940" w:rsidRDefault="00CC3940" w:rsidP="00DA3463">
      <w:pPr>
        <w:snapToGrid w:val="0"/>
        <w:rPr>
          <w:iCs/>
          <w:sz w:val="24"/>
          <w:szCs w:val="28"/>
        </w:rPr>
      </w:pPr>
      <w:r w:rsidRPr="00CC3940">
        <w:rPr>
          <w:iCs/>
          <w:sz w:val="24"/>
          <w:szCs w:val="28"/>
        </w:rPr>
        <w:tab/>
        <w:t>USART_InitStructure.USART_Mode = USART_Mode_Tx | USART_Mode_Rx;</w:t>
      </w:r>
      <w:r w:rsidRPr="00CC3940">
        <w:rPr>
          <w:iCs/>
          <w:sz w:val="24"/>
          <w:szCs w:val="28"/>
        </w:rPr>
        <w:tab/>
        <w:t>//模式，发送模式和接收模式均选择</w:t>
      </w:r>
    </w:p>
    <w:p w14:paraId="4F1F5883" w14:textId="77777777" w:rsidR="00CC3940" w:rsidRPr="00CC3940" w:rsidRDefault="00CC3940" w:rsidP="00DA3463">
      <w:pPr>
        <w:snapToGrid w:val="0"/>
        <w:rPr>
          <w:iCs/>
          <w:sz w:val="24"/>
          <w:szCs w:val="28"/>
        </w:rPr>
      </w:pPr>
      <w:r w:rsidRPr="00CC3940">
        <w:rPr>
          <w:iCs/>
          <w:sz w:val="24"/>
          <w:szCs w:val="28"/>
        </w:rPr>
        <w:tab/>
        <w:t>USART_InitStructure.USART_Parity = USART_Parity_No;</w:t>
      </w:r>
      <w:r w:rsidRPr="00CC3940">
        <w:rPr>
          <w:iCs/>
          <w:sz w:val="24"/>
          <w:szCs w:val="28"/>
        </w:rPr>
        <w:tab/>
      </w:r>
      <w:r w:rsidRPr="00CC3940">
        <w:rPr>
          <w:iCs/>
          <w:sz w:val="24"/>
          <w:szCs w:val="28"/>
        </w:rPr>
        <w:tab/>
        <w:t>//奇偶校验，不需要</w:t>
      </w:r>
    </w:p>
    <w:p w14:paraId="00936BCA" w14:textId="77777777" w:rsidR="00CC3940" w:rsidRPr="00CC3940" w:rsidRDefault="00CC3940" w:rsidP="00DA3463">
      <w:pPr>
        <w:snapToGrid w:val="0"/>
        <w:rPr>
          <w:iCs/>
          <w:sz w:val="24"/>
          <w:szCs w:val="28"/>
        </w:rPr>
      </w:pPr>
      <w:r w:rsidRPr="00CC3940">
        <w:rPr>
          <w:iCs/>
          <w:sz w:val="24"/>
          <w:szCs w:val="28"/>
        </w:rPr>
        <w:tab/>
        <w:t>USART_InitStructure.USART_StopBits = USART_StopBits_1;</w:t>
      </w:r>
      <w:r w:rsidRPr="00CC3940">
        <w:rPr>
          <w:iCs/>
          <w:sz w:val="24"/>
          <w:szCs w:val="28"/>
        </w:rPr>
        <w:tab/>
        <w:t>//停止位，选择1位</w:t>
      </w:r>
    </w:p>
    <w:p w14:paraId="329AE1D3" w14:textId="77777777" w:rsidR="00CC3940" w:rsidRPr="00CC3940" w:rsidRDefault="00CC3940" w:rsidP="00DA3463">
      <w:pPr>
        <w:snapToGrid w:val="0"/>
        <w:rPr>
          <w:iCs/>
          <w:sz w:val="24"/>
          <w:szCs w:val="28"/>
        </w:rPr>
      </w:pPr>
      <w:r w:rsidRPr="00CC3940">
        <w:rPr>
          <w:iCs/>
          <w:sz w:val="24"/>
          <w:szCs w:val="28"/>
        </w:rPr>
        <w:tab/>
        <w:t>USART_InitStructure.USART_WordLength = USART_WordLength_8b;</w:t>
      </w:r>
      <w:r w:rsidRPr="00CC3940">
        <w:rPr>
          <w:iCs/>
          <w:sz w:val="24"/>
          <w:szCs w:val="28"/>
        </w:rPr>
        <w:tab/>
      </w:r>
      <w:r w:rsidRPr="00CC3940">
        <w:rPr>
          <w:iCs/>
          <w:sz w:val="24"/>
          <w:szCs w:val="28"/>
        </w:rPr>
        <w:tab/>
        <w:t>//字长，选择8位</w:t>
      </w:r>
    </w:p>
    <w:p w14:paraId="7AD63364" w14:textId="77777777" w:rsidR="00CC3940" w:rsidRPr="00CC3940" w:rsidRDefault="00CC3940" w:rsidP="00DA3463">
      <w:pPr>
        <w:snapToGrid w:val="0"/>
        <w:rPr>
          <w:iCs/>
          <w:sz w:val="24"/>
          <w:szCs w:val="28"/>
        </w:rPr>
      </w:pPr>
      <w:r w:rsidRPr="00CC3940">
        <w:rPr>
          <w:iCs/>
          <w:sz w:val="24"/>
          <w:szCs w:val="28"/>
        </w:rPr>
        <w:tab/>
        <w:t>USART_Init(USART1, &amp;USART_InitStructure);</w:t>
      </w:r>
      <w:r w:rsidRPr="00CC3940">
        <w:rPr>
          <w:iCs/>
          <w:sz w:val="24"/>
          <w:szCs w:val="28"/>
        </w:rPr>
        <w:tab/>
      </w:r>
      <w:r w:rsidRPr="00CC3940">
        <w:rPr>
          <w:iCs/>
          <w:sz w:val="24"/>
          <w:szCs w:val="28"/>
        </w:rPr>
        <w:tab/>
      </w:r>
      <w:r w:rsidRPr="00CC3940">
        <w:rPr>
          <w:iCs/>
          <w:sz w:val="24"/>
          <w:szCs w:val="28"/>
        </w:rPr>
        <w:tab/>
      </w:r>
      <w:r w:rsidRPr="00CC3940">
        <w:rPr>
          <w:iCs/>
          <w:sz w:val="24"/>
          <w:szCs w:val="28"/>
        </w:rPr>
        <w:tab/>
        <w:t>//将结构体变量交给USART_Init，配置USART1</w:t>
      </w:r>
    </w:p>
    <w:p w14:paraId="067E8392" w14:textId="77777777" w:rsidR="00CC3940" w:rsidRPr="00CC3940" w:rsidRDefault="00CC3940" w:rsidP="00DA3463">
      <w:pPr>
        <w:snapToGrid w:val="0"/>
        <w:rPr>
          <w:iCs/>
          <w:sz w:val="24"/>
          <w:szCs w:val="28"/>
        </w:rPr>
      </w:pPr>
      <w:r w:rsidRPr="00CC3940">
        <w:rPr>
          <w:iCs/>
          <w:sz w:val="24"/>
          <w:szCs w:val="28"/>
        </w:rPr>
        <w:lastRenderedPageBreak/>
        <w:tab/>
      </w:r>
    </w:p>
    <w:p w14:paraId="3E8A3A0D" w14:textId="77777777" w:rsidR="00CC3940" w:rsidRPr="00CC3940" w:rsidRDefault="00CC3940" w:rsidP="00DA3463">
      <w:pPr>
        <w:snapToGrid w:val="0"/>
        <w:rPr>
          <w:iCs/>
          <w:sz w:val="24"/>
          <w:szCs w:val="28"/>
        </w:rPr>
      </w:pPr>
      <w:r w:rsidRPr="00CC3940">
        <w:rPr>
          <w:iCs/>
          <w:sz w:val="24"/>
          <w:szCs w:val="28"/>
        </w:rPr>
        <w:tab/>
        <w:t>/*中断输出配置*/</w:t>
      </w:r>
    </w:p>
    <w:p w14:paraId="57E1DF89" w14:textId="77777777" w:rsidR="00CC3940" w:rsidRPr="00CC3940" w:rsidRDefault="00CC3940" w:rsidP="00DA3463">
      <w:pPr>
        <w:snapToGrid w:val="0"/>
        <w:rPr>
          <w:iCs/>
          <w:sz w:val="24"/>
          <w:szCs w:val="28"/>
        </w:rPr>
      </w:pPr>
      <w:r w:rsidRPr="00CC3940">
        <w:rPr>
          <w:iCs/>
          <w:sz w:val="24"/>
          <w:szCs w:val="28"/>
        </w:rPr>
        <w:tab/>
        <w:t>USART_ITConfig(USART1, USART_IT_RXNE, ENABLE);</w:t>
      </w:r>
      <w:r w:rsidRPr="00CC3940">
        <w:rPr>
          <w:iCs/>
          <w:sz w:val="24"/>
          <w:szCs w:val="28"/>
        </w:rPr>
        <w:tab/>
      </w:r>
      <w:r w:rsidRPr="00CC3940">
        <w:rPr>
          <w:iCs/>
          <w:sz w:val="24"/>
          <w:szCs w:val="28"/>
        </w:rPr>
        <w:tab/>
      </w:r>
      <w:r w:rsidRPr="00CC3940">
        <w:rPr>
          <w:iCs/>
          <w:sz w:val="24"/>
          <w:szCs w:val="28"/>
        </w:rPr>
        <w:tab/>
        <w:t>//开启串口接收数据的中断</w:t>
      </w:r>
    </w:p>
    <w:p w14:paraId="0F496A4E" w14:textId="77777777" w:rsidR="00CC3940" w:rsidRPr="00CC3940" w:rsidRDefault="00CC3940" w:rsidP="00DA3463">
      <w:pPr>
        <w:snapToGrid w:val="0"/>
        <w:rPr>
          <w:iCs/>
          <w:sz w:val="24"/>
          <w:szCs w:val="28"/>
        </w:rPr>
      </w:pPr>
      <w:r w:rsidRPr="00CC3940">
        <w:rPr>
          <w:iCs/>
          <w:sz w:val="24"/>
          <w:szCs w:val="28"/>
        </w:rPr>
        <w:tab/>
      </w:r>
    </w:p>
    <w:p w14:paraId="0E7FFC85" w14:textId="77777777" w:rsidR="00CC3940" w:rsidRPr="00CC3940" w:rsidRDefault="00CC3940" w:rsidP="00DA3463">
      <w:pPr>
        <w:snapToGrid w:val="0"/>
        <w:rPr>
          <w:iCs/>
          <w:sz w:val="24"/>
          <w:szCs w:val="28"/>
        </w:rPr>
      </w:pPr>
      <w:r w:rsidRPr="00CC3940">
        <w:rPr>
          <w:iCs/>
          <w:sz w:val="24"/>
          <w:szCs w:val="28"/>
        </w:rPr>
        <w:tab/>
        <w:t>/*NVIC中断分组*/</w:t>
      </w:r>
    </w:p>
    <w:p w14:paraId="5F07270C" w14:textId="77777777" w:rsidR="00CC3940" w:rsidRPr="00CC3940" w:rsidRDefault="00CC3940" w:rsidP="00DA3463">
      <w:pPr>
        <w:snapToGrid w:val="0"/>
        <w:rPr>
          <w:iCs/>
          <w:sz w:val="24"/>
          <w:szCs w:val="28"/>
        </w:rPr>
      </w:pPr>
      <w:r w:rsidRPr="00CC3940">
        <w:rPr>
          <w:iCs/>
          <w:sz w:val="24"/>
          <w:szCs w:val="28"/>
        </w:rPr>
        <w:tab/>
        <w:t>NVIC_PriorityGroupConfig(NVIC_PriorityGroup_2);</w:t>
      </w:r>
      <w:r w:rsidRPr="00CC3940">
        <w:rPr>
          <w:iCs/>
          <w:sz w:val="24"/>
          <w:szCs w:val="28"/>
        </w:rPr>
        <w:tab/>
      </w:r>
      <w:r w:rsidRPr="00CC3940">
        <w:rPr>
          <w:iCs/>
          <w:sz w:val="24"/>
          <w:szCs w:val="28"/>
        </w:rPr>
        <w:tab/>
      </w:r>
      <w:r w:rsidRPr="00CC3940">
        <w:rPr>
          <w:iCs/>
          <w:sz w:val="24"/>
          <w:szCs w:val="28"/>
        </w:rPr>
        <w:tab/>
        <w:t>//配置NVIC为分组2</w:t>
      </w:r>
    </w:p>
    <w:p w14:paraId="3071E20F" w14:textId="77777777" w:rsidR="00CC3940" w:rsidRPr="00CC3940" w:rsidRDefault="00CC3940" w:rsidP="00DA3463">
      <w:pPr>
        <w:snapToGrid w:val="0"/>
        <w:rPr>
          <w:iCs/>
          <w:sz w:val="24"/>
          <w:szCs w:val="28"/>
        </w:rPr>
      </w:pPr>
      <w:r w:rsidRPr="00CC3940">
        <w:rPr>
          <w:iCs/>
          <w:sz w:val="24"/>
          <w:szCs w:val="28"/>
        </w:rPr>
        <w:tab/>
      </w:r>
    </w:p>
    <w:p w14:paraId="1BFA261A" w14:textId="77777777" w:rsidR="00CC3940" w:rsidRPr="00CC3940" w:rsidRDefault="00CC3940" w:rsidP="00DA3463">
      <w:pPr>
        <w:snapToGrid w:val="0"/>
        <w:rPr>
          <w:iCs/>
          <w:sz w:val="24"/>
          <w:szCs w:val="28"/>
        </w:rPr>
      </w:pPr>
      <w:r w:rsidRPr="00CC3940">
        <w:rPr>
          <w:iCs/>
          <w:sz w:val="24"/>
          <w:szCs w:val="28"/>
        </w:rPr>
        <w:tab/>
        <w:t>/*NVIC配置*/</w:t>
      </w:r>
    </w:p>
    <w:p w14:paraId="66948650" w14:textId="77777777" w:rsidR="00CC3940" w:rsidRPr="00CC3940" w:rsidRDefault="00CC3940" w:rsidP="00DA3463">
      <w:pPr>
        <w:snapToGrid w:val="0"/>
        <w:rPr>
          <w:iCs/>
          <w:sz w:val="24"/>
          <w:szCs w:val="28"/>
        </w:rPr>
      </w:pPr>
      <w:r w:rsidRPr="00CC3940">
        <w:rPr>
          <w:iCs/>
          <w:sz w:val="24"/>
          <w:szCs w:val="28"/>
        </w:rPr>
        <w:tab/>
        <w:t>NVIC_InitTypeDef NVIC_InitStructure;</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//定义结构体变量</w:t>
      </w:r>
    </w:p>
    <w:p w14:paraId="6AF1A737" w14:textId="77777777" w:rsidR="00CC3940" w:rsidRPr="00CC3940" w:rsidRDefault="00CC3940" w:rsidP="00DA3463">
      <w:pPr>
        <w:snapToGrid w:val="0"/>
        <w:rPr>
          <w:iCs/>
          <w:sz w:val="24"/>
          <w:szCs w:val="28"/>
        </w:rPr>
      </w:pPr>
      <w:r w:rsidRPr="00CC3940">
        <w:rPr>
          <w:iCs/>
          <w:sz w:val="24"/>
          <w:szCs w:val="28"/>
        </w:rPr>
        <w:tab/>
        <w:t>NVIC_InitStructure.NVIC_IRQChannel = USART1_IRQn;</w:t>
      </w:r>
      <w:r w:rsidRPr="00CC3940">
        <w:rPr>
          <w:iCs/>
          <w:sz w:val="24"/>
          <w:szCs w:val="28"/>
        </w:rPr>
        <w:tab/>
      </w:r>
      <w:r w:rsidRPr="00CC3940">
        <w:rPr>
          <w:iCs/>
          <w:sz w:val="24"/>
          <w:szCs w:val="28"/>
        </w:rPr>
        <w:tab/>
        <w:t>//选择配置NVIC的USART1线</w:t>
      </w:r>
    </w:p>
    <w:p w14:paraId="53A8E85C" w14:textId="77777777" w:rsidR="00CC3940" w:rsidRPr="00CC3940" w:rsidRDefault="00CC3940" w:rsidP="00DA3463">
      <w:pPr>
        <w:snapToGrid w:val="0"/>
        <w:rPr>
          <w:iCs/>
          <w:sz w:val="24"/>
          <w:szCs w:val="28"/>
        </w:rPr>
      </w:pPr>
      <w:r w:rsidRPr="00CC3940">
        <w:rPr>
          <w:iCs/>
          <w:sz w:val="24"/>
          <w:szCs w:val="28"/>
        </w:rPr>
        <w:tab/>
        <w:t>NVIC_InitStructure.NVIC_IRQChannelCmd = ENABLE;</w:t>
      </w:r>
      <w:r w:rsidRPr="00CC3940">
        <w:rPr>
          <w:iCs/>
          <w:sz w:val="24"/>
          <w:szCs w:val="28"/>
        </w:rPr>
        <w:tab/>
      </w:r>
      <w:r w:rsidRPr="00CC3940">
        <w:rPr>
          <w:iCs/>
          <w:sz w:val="24"/>
          <w:szCs w:val="28"/>
        </w:rPr>
        <w:tab/>
      </w:r>
      <w:r w:rsidRPr="00CC3940">
        <w:rPr>
          <w:iCs/>
          <w:sz w:val="24"/>
          <w:szCs w:val="28"/>
        </w:rPr>
        <w:tab/>
        <w:t>//指定NVIC线路使能</w:t>
      </w:r>
    </w:p>
    <w:p w14:paraId="11E6E32C" w14:textId="77777777" w:rsidR="00CC3940" w:rsidRPr="00CC3940" w:rsidRDefault="00CC3940" w:rsidP="00DA3463">
      <w:pPr>
        <w:snapToGrid w:val="0"/>
        <w:rPr>
          <w:iCs/>
          <w:sz w:val="24"/>
          <w:szCs w:val="28"/>
        </w:rPr>
      </w:pPr>
      <w:r w:rsidRPr="00CC3940">
        <w:rPr>
          <w:iCs/>
          <w:sz w:val="24"/>
          <w:szCs w:val="28"/>
        </w:rPr>
        <w:tab/>
        <w:t>NVIC_InitStructure.NVIC_IRQChannelPreemptionPriority = 1;</w:t>
      </w:r>
      <w:r w:rsidRPr="00CC3940">
        <w:rPr>
          <w:iCs/>
          <w:sz w:val="24"/>
          <w:szCs w:val="28"/>
        </w:rPr>
        <w:tab/>
      </w:r>
      <w:r w:rsidRPr="00CC3940">
        <w:rPr>
          <w:iCs/>
          <w:sz w:val="24"/>
          <w:szCs w:val="28"/>
        </w:rPr>
        <w:tab/>
        <w:t>//指定NVIC线路的抢占优先级为1</w:t>
      </w:r>
    </w:p>
    <w:p w14:paraId="61A5C8FA" w14:textId="77777777" w:rsidR="00CC3940" w:rsidRPr="00CC3940" w:rsidRDefault="00CC3940" w:rsidP="00DA3463">
      <w:pPr>
        <w:snapToGrid w:val="0"/>
        <w:rPr>
          <w:iCs/>
          <w:sz w:val="24"/>
          <w:szCs w:val="28"/>
        </w:rPr>
      </w:pPr>
      <w:r w:rsidRPr="00CC3940">
        <w:rPr>
          <w:iCs/>
          <w:sz w:val="24"/>
          <w:szCs w:val="28"/>
        </w:rPr>
        <w:tab/>
        <w:t>NVIC_InitStructure.NVIC_IRQChannelSubPriority = 1;</w:t>
      </w:r>
      <w:r w:rsidRPr="00CC3940">
        <w:rPr>
          <w:iCs/>
          <w:sz w:val="24"/>
          <w:szCs w:val="28"/>
        </w:rPr>
        <w:tab/>
      </w:r>
      <w:r w:rsidRPr="00CC3940">
        <w:rPr>
          <w:iCs/>
          <w:sz w:val="24"/>
          <w:szCs w:val="28"/>
        </w:rPr>
        <w:tab/>
        <w:t>//指定NVIC线路的响应优先级为1</w:t>
      </w:r>
    </w:p>
    <w:p w14:paraId="301C0F4A" w14:textId="77777777" w:rsidR="00CC3940" w:rsidRPr="00CC3940" w:rsidRDefault="00CC3940" w:rsidP="00DA3463">
      <w:pPr>
        <w:snapToGrid w:val="0"/>
        <w:rPr>
          <w:iCs/>
          <w:sz w:val="24"/>
          <w:szCs w:val="28"/>
        </w:rPr>
      </w:pPr>
      <w:r w:rsidRPr="00CC3940">
        <w:rPr>
          <w:iCs/>
          <w:sz w:val="24"/>
          <w:szCs w:val="28"/>
        </w:rPr>
        <w:tab/>
        <w:t>NVIC_Init(&amp;NVIC_InitStructure);</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//将结构体变量交给NVIC_Init，配置NVIC外设</w:t>
      </w:r>
    </w:p>
    <w:p w14:paraId="3F835603" w14:textId="77777777" w:rsidR="00CC3940" w:rsidRPr="00CC3940" w:rsidRDefault="00CC3940" w:rsidP="00DA3463">
      <w:pPr>
        <w:snapToGrid w:val="0"/>
        <w:rPr>
          <w:iCs/>
          <w:sz w:val="24"/>
          <w:szCs w:val="28"/>
        </w:rPr>
      </w:pPr>
      <w:r w:rsidRPr="00CC3940">
        <w:rPr>
          <w:iCs/>
          <w:sz w:val="24"/>
          <w:szCs w:val="28"/>
        </w:rPr>
        <w:tab/>
      </w:r>
    </w:p>
    <w:p w14:paraId="2C87798C" w14:textId="77777777" w:rsidR="00CC3940" w:rsidRPr="00CC3940" w:rsidRDefault="00CC3940" w:rsidP="00DA3463">
      <w:pPr>
        <w:snapToGrid w:val="0"/>
        <w:rPr>
          <w:iCs/>
          <w:sz w:val="24"/>
          <w:szCs w:val="28"/>
        </w:rPr>
      </w:pPr>
      <w:r w:rsidRPr="00CC3940">
        <w:rPr>
          <w:iCs/>
          <w:sz w:val="24"/>
          <w:szCs w:val="28"/>
        </w:rPr>
        <w:tab/>
        <w:t>/*USART使能*/</w:t>
      </w:r>
    </w:p>
    <w:p w14:paraId="644EBC22" w14:textId="77777777" w:rsidR="00CC3940" w:rsidRPr="00CC3940" w:rsidRDefault="00CC3940" w:rsidP="00DA3463">
      <w:pPr>
        <w:snapToGrid w:val="0"/>
        <w:rPr>
          <w:iCs/>
          <w:sz w:val="24"/>
          <w:szCs w:val="28"/>
        </w:rPr>
      </w:pPr>
      <w:r w:rsidRPr="00CC3940">
        <w:rPr>
          <w:iCs/>
          <w:sz w:val="24"/>
          <w:szCs w:val="28"/>
        </w:rPr>
        <w:tab/>
        <w:t>USART_Cmd(USART1, ENABLE);</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//使能USART1，串口开始运行</w:t>
      </w:r>
    </w:p>
    <w:p w14:paraId="3B94611C" w14:textId="77777777" w:rsidR="00CC3940" w:rsidRPr="00CC3940" w:rsidRDefault="00CC3940" w:rsidP="00DA3463">
      <w:pPr>
        <w:snapToGrid w:val="0"/>
        <w:rPr>
          <w:iCs/>
          <w:sz w:val="24"/>
          <w:szCs w:val="28"/>
        </w:rPr>
      </w:pPr>
      <w:r w:rsidRPr="00CC3940">
        <w:rPr>
          <w:iCs/>
          <w:sz w:val="24"/>
          <w:szCs w:val="28"/>
        </w:rPr>
        <w:t>}</w:t>
      </w:r>
    </w:p>
    <w:p w14:paraId="465E3335" w14:textId="77777777" w:rsidR="00CC3940" w:rsidRPr="00CC3940" w:rsidRDefault="00CC3940" w:rsidP="00DA3463">
      <w:pPr>
        <w:snapToGrid w:val="0"/>
        <w:rPr>
          <w:iCs/>
          <w:sz w:val="24"/>
          <w:szCs w:val="28"/>
        </w:rPr>
      </w:pPr>
    </w:p>
    <w:p w14:paraId="26DF4F66" w14:textId="77777777" w:rsidR="00CC3940" w:rsidRPr="00CC3940" w:rsidRDefault="00CC3940" w:rsidP="00DA3463">
      <w:pPr>
        <w:snapToGrid w:val="0"/>
        <w:rPr>
          <w:iCs/>
          <w:sz w:val="24"/>
          <w:szCs w:val="28"/>
        </w:rPr>
      </w:pPr>
      <w:r w:rsidRPr="00CC3940">
        <w:rPr>
          <w:iCs/>
          <w:sz w:val="24"/>
          <w:szCs w:val="28"/>
        </w:rPr>
        <w:t>/**</w:t>
      </w:r>
    </w:p>
    <w:p w14:paraId="5FF5B90B" w14:textId="77777777" w:rsidR="00CC3940" w:rsidRPr="00CC3940" w:rsidRDefault="00CC3940" w:rsidP="00DA3463">
      <w:pPr>
        <w:snapToGrid w:val="0"/>
        <w:rPr>
          <w:iCs/>
          <w:sz w:val="24"/>
          <w:szCs w:val="28"/>
        </w:rPr>
      </w:pPr>
      <w:r w:rsidRPr="00CC3940">
        <w:rPr>
          <w:iCs/>
          <w:sz w:val="24"/>
          <w:szCs w:val="28"/>
        </w:rPr>
        <w:t xml:space="preserve">  * 函    数：串口发送一个字节</w:t>
      </w:r>
    </w:p>
    <w:p w14:paraId="70C8D5A7" w14:textId="77777777" w:rsidR="00CC3940" w:rsidRPr="00CC3940" w:rsidRDefault="00CC3940" w:rsidP="00DA3463">
      <w:pPr>
        <w:snapToGrid w:val="0"/>
        <w:rPr>
          <w:iCs/>
          <w:sz w:val="24"/>
          <w:szCs w:val="28"/>
        </w:rPr>
      </w:pPr>
      <w:r w:rsidRPr="00CC3940">
        <w:rPr>
          <w:iCs/>
          <w:sz w:val="24"/>
          <w:szCs w:val="28"/>
        </w:rPr>
        <w:t xml:space="preserve">  * 参    数：Byte 要发送的一个字节</w:t>
      </w:r>
    </w:p>
    <w:p w14:paraId="63B94EC4" w14:textId="77777777" w:rsidR="00CC3940" w:rsidRPr="00CC3940" w:rsidRDefault="00CC3940" w:rsidP="00DA3463">
      <w:pPr>
        <w:snapToGrid w:val="0"/>
        <w:rPr>
          <w:iCs/>
          <w:sz w:val="24"/>
          <w:szCs w:val="28"/>
        </w:rPr>
      </w:pPr>
      <w:r w:rsidRPr="00CC3940">
        <w:rPr>
          <w:iCs/>
          <w:sz w:val="24"/>
          <w:szCs w:val="28"/>
        </w:rPr>
        <w:t xml:space="preserve">  * 返 回 值：无</w:t>
      </w:r>
    </w:p>
    <w:p w14:paraId="570FB302" w14:textId="77777777" w:rsidR="00CC3940" w:rsidRPr="00CC3940" w:rsidRDefault="00CC3940" w:rsidP="00DA3463">
      <w:pPr>
        <w:snapToGrid w:val="0"/>
        <w:rPr>
          <w:iCs/>
          <w:sz w:val="24"/>
          <w:szCs w:val="28"/>
        </w:rPr>
      </w:pPr>
      <w:r w:rsidRPr="00CC3940">
        <w:rPr>
          <w:iCs/>
          <w:sz w:val="24"/>
          <w:szCs w:val="28"/>
        </w:rPr>
        <w:t xml:space="preserve">  */</w:t>
      </w:r>
    </w:p>
    <w:p w14:paraId="10532C98" w14:textId="77777777" w:rsidR="00CC3940" w:rsidRPr="00CC3940" w:rsidRDefault="00CC3940" w:rsidP="00DA3463">
      <w:pPr>
        <w:snapToGrid w:val="0"/>
        <w:rPr>
          <w:iCs/>
          <w:sz w:val="24"/>
          <w:szCs w:val="28"/>
        </w:rPr>
      </w:pPr>
      <w:r w:rsidRPr="00CC3940">
        <w:rPr>
          <w:iCs/>
          <w:sz w:val="24"/>
          <w:szCs w:val="28"/>
        </w:rPr>
        <w:t>void Serial_</w:t>
      </w:r>
      <w:proofErr w:type="gramStart"/>
      <w:r w:rsidRPr="00CC3940">
        <w:rPr>
          <w:iCs/>
          <w:sz w:val="24"/>
          <w:szCs w:val="28"/>
        </w:rPr>
        <w:t>SendByte(</w:t>
      </w:r>
      <w:proofErr w:type="gramEnd"/>
      <w:r w:rsidRPr="00CC3940">
        <w:rPr>
          <w:iCs/>
          <w:sz w:val="24"/>
          <w:szCs w:val="28"/>
        </w:rPr>
        <w:t>uint8_t Byte)</w:t>
      </w:r>
    </w:p>
    <w:p w14:paraId="61E28707" w14:textId="77777777" w:rsidR="00CC3940" w:rsidRPr="00CC3940" w:rsidRDefault="00CC3940" w:rsidP="00DA3463">
      <w:pPr>
        <w:snapToGrid w:val="0"/>
        <w:rPr>
          <w:iCs/>
          <w:sz w:val="24"/>
          <w:szCs w:val="28"/>
        </w:rPr>
      </w:pPr>
      <w:r w:rsidRPr="00CC3940">
        <w:rPr>
          <w:iCs/>
          <w:sz w:val="24"/>
          <w:szCs w:val="28"/>
        </w:rPr>
        <w:t>{</w:t>
      </w:r>
    </w:p>
    <w:p w14:paraId="4A630024" w14:textId="77777777" w:rsidR="00CC3940" w:rsidRPr="00CC3940" w:rsidRDefault="00CC3940" w:rsidP="00DA3463">
      <w:pPr>
        <w:snapToGrid w:val="0"/>
        <w:rPr>
          <w:iCs/>
          <w:sz w:val="24"/>
          <w:szCs w:val="28"/>
        </w:rPr>
      </w:pPr>
      <w:r w:rsidRPr="00CC3940">
        <w:rPr>
          <w:iCs/>
          <w:sz w:val="24"/>
          <w:szCs w:val="28"/>
        </w:rPr>
        <w:tab/>
        <w:t>USART_SendData(USART1, Byte);</w:t>
      </w:r>
      <w:r w:rsidRPr="00CC3940">
        <w:rPr>
          <w:iCs/>
          <w:sz w:val="24"/>
          <w:szCs w:val="28"/>
        </w:rPr>
        <w:tab/>
      </w:r>
      <w:r w:rsidRPr="00CC3940">
        <w:rPr>
          <w:iCs/>
          <w:sz w:val="24"/>
          <w:szCs w:val="28"/>
        </w:rPr>
        <w:tab/>
        <w:t>//将字节数据写入数据寄存器，写入后USART自动生成时序波形</w:t>
      </w:r>
    </w:p>
    <w:p w14:paraId="530954CC" w14:textId="77777777" w:rsidR="00CC3940" w:rsidRPr="00CC3940" w:rsidRDefault="00CC3940" w:rsidP="00DA3463">
      <w:pPr>
        <w:snapToGrid w:val="0"/>
        <w:rPr>
          <w:iCs/>
          <w:sz w:val="24"/>
          <w:szCs w:val="28"/>
        </w:rPr>
      </w:pPr>
      <w:r w:rsidRPr="00CC3940">
        <w:rPr>
          <w:iCs/>
          <w:sz w:val="24"/>
          <w:szCs w:val="28"/>
        </w:rPr>
        <w:tab/>
        <w:t>while (USART_GetFlagStatus(USART1, USART_FLAG_TXE) == RESET);</w:t>
      </w:r>
      <w:r w:rsidRPr="00CC3940">
        <w:rPr>
          <w:iCs/>
          <w:sz w:val="24"/>
          <w:szCs w:val="28"/>
        </w:rPr>
        <w:tab/>
        <w:t>//等待发送完成</w:t>
      </w:r>
    </w:p>
    <w:p w14:paraId="2806E948" w14:textId="77777777" w:rsidR="00CC3940" w:rsidRPr="00CC3940" w:rsidRDefault="00CC3940" w:rsidP="00DA3463">
      <w:pPr>
        <w:snapToGrid w:val="0"/>
        <w:rPr>
          <w:iCs/>
          <w:sz w:val="24"/>
          <w:szCs w:val="28"/>
        </w:rPr>
      </w:pPr>
      <w:r w:rsidRPr="00CC3940">
        <w:rPr>
          <w:iCs/>
          <w:sz w:val="24"/>
          <w:szCs w:val="28"/>
        </w:rPr>
        <w:tab/>
        <w:t>/*下次写入数据寄存器会自动清除发送完成标志位，故此循环后，无需清除标志位*/</w:t>
      </w:r>
    </w:p>
    <w:p w14:paraId="513F8966" w14:textId="45D8DB5C" w:rsidR="00CC3940" w:rsidRPr="00CC3940" w:rsidRDefault="00CC3940" w:rsidP="00DA3463">
      <w:pPr>
        <w:snapToGrid w:val="0"/>
        <w:rPr>
          <w:iCs/>
          <w:sz w:val="24"/>
          <w:szCs w:val="28"/>
        </w:rPr>
      </w:pPr>
      <w:r w:rsidRPr="00CC3940">
        <w:rPr>
          <w:iCs/>
          <w:sz w:val="24"/>
          <w:szCs w:val="28"/>
        </w:rPr>
        <w:t>}</w:t>
      </w:r>
    </w:p>
    <w:p w14:paraId="0D86E14E" w14:textId="77777777" w:rsidR="00CC3940" w:rsidRPr="00CC3940" w:rsidRDefault="00CC3940" w:rsidP="00DA3463">
      <w:pPr>
        <w:snapToGrid w:val="0"/>
        <w:rPr>
          <w:iCs/>
          <w:sz w:val="24"/>
          <w:szCs w:val="28"/>
        </w:rPr>
      </w:pPr>
      <w:r w:rsidRPr="00CC3940">
        <w:rPr>
          <w:iCs/>
          <w:sz w:val="24"/>
          <w:szCs w:val="28"/>
        </w:rPr>
        <w:t>/**</w:t>
      </w:r>
    </w:p>
    <w:p w14:paraId="0A7E193F" w14:textId="77777777" w:rsidR="00CC3940" w:rsidRPr="00CC3940" w:rsidRDefault="00CC3940" w:rsidP="00DA3463">
      <w:pPr>
        <w:snapToGrid w:val="0"/>
        <w:rPr>
          <w:iCs/>
          <w:sz w:val="24"/>
          <w:szCs w:val="28"/>
        </w:rPr>
      </w:pPr>
      <w:r w:rsidRPr="00CC3940">
        <w:rPr>
          <w:iCs/>
          <w:sz w:val="24"/>
          <w:szCs w:val="28"/>
        </w:rPr>
        <w:lastRenderedPageBreak/>
        <w:t xml:space="preserve">  * 函    数：串口发送一个数组</w:t>
      </w:r>
    </w:p>
    <w:p w14:paraId="229B4A4C" w14:textId="77777777" w:rsidR="00CC3940" w:rsidRPr="00CC3940" w:rsidRDefault="00CC3940" w:rsidP="00DA3463">
      <w:pPr>
        <w:snapToGrid w:val="0"/>
        <w:rPr>
          <w:iCs/>
          <w:sz w:val="24"/>
          <w:szCs w:val="28"/>
        </w:rPr>
      </w:pPr>
      <w:r w:rsidRPr="00CC3940">
        <w:rPr>
          <w:iCs/>
          <w:sz w:val="24"/>
          <w:szCs w:val="28"/>
        </w:rPr>
        <w:t xml:space="preserve">  * 参    数：Array 要发送数组的首地址</w:t>
      </w:r>
    </w:p>
    <w:p w14:paraId="3A7E193B" w14:textId="77777777" w:rsidR="00CC3940" w:rsidRPr="00CC3940" w:rsidRDefault="00CC3940" w:rsidP="00DA3463">
      <w:pPr>
        <w:snapToGrid w:val="0"/>
        <w:rPr>
          <w:iCs/>
          <w:sz w:val="24"/>
          <w:szCs w:val="28"/>
        </w:rPr>
      </w:pPr>
      <w:r w:rsidRPr="00CC3940">
        <w:rPr>
          <w:iCs/>
          <w:sz w:val="24"/>
          <w:szCs w:val="28"/>
        </w:rPr>
        <w:t xml:space="preserve">  * 参    数：Length 要发送数组的长度</w:t>
      </w:r>
    </w:p>
    <w:p w14:paraId="129ABB30" w14:textId="77777777" w:rsidR="00CC3940" w:rsidRPr="00CC3940" w:rsidRDefault="00CC3940" w:rsidP="00DA3463">
      <w:pPr>
        <w:snapToGrid w:val="0"/>
        <w:rPr>
          <w:iCs/>
          <w:sz w:val="24"/>
          <w:szCs w:val="28"/>
        </w:rPr>
      </w:pPr>
      <w:r w:rsidRPr="00CC3940">
        <w:rPr>
          <w:iCs/>
          <w:sz w:val="24"/>
          <w:szCs w:val="28"/>
        </w:rPr>
        <w:t xml:space="preserve">  * 返 回 值：无</w:t>
      </w:r>
    </w:p>
    <w:p w14:paraId="550BD03E" w14:textId="77777777" w:rsidR="00CC3940" w:rsidRPr="00CC3940" w:rsidRDefault="00CC3940" w:rsidP="00DA3463">
      <w:pPr>
        <w:snapToGrid w:val="0"/>
        <w:rPr>
          <w:iCs/>
          <w:sz w:val="24"/>
          <w:szCs w:val="28"/>
        </w:rPr>
      </w:pPr>
      <w:r w:rsidRPr="00CC3940">
        <w:rPr>
          <w:iCs/>
          <w:sz w:val="24"/>
          <w:szCs w:val="28"/>
        </w:rPr>
        <w:t xml:space="preserve">  */</w:t>
      </w:r>
    </w:p>
    <w:p w14:paraId="4140B004" w14:textId="77777777" w:rsidR="00CC3940" w:rsidRPr="00CC3940" w:rsidRDefault="00CC3940" w:rsidP="00DA3463">
      <w:pPr>
        <w:snapToGrid w:val="0"/>
        <w:rPr>
          <w:iCs/>
          <w:sz w:val="24"/>
          <w:szCs w:val="28"/>
        </w:rPr>
      </w:pPr>
      <w:r w:rsidRPr="00CC3940">
        <w:rPr>
          <w:iCs/>
          <w:sz w:val="24"/>
          <w:szCs w:val="28"/>
        </w:rPr>
        <w:t>void Serial_</w:t>
      </w:r>
      <w:proofErr w:type="gramStart"/>
      <w:r w:rsidRPr="00CC3940">
        <w:rPr>
          <w:iCs/>
          <w:sz w:val="24"/>
          <w:szCs w:val="28"/>
        </w:rPr>
        <w:t>SendArray(</w:t>
      </w:r>
      <w:proofErr w:type="gramEnd"/>
      <w:r w:rsidRPr="00CC3940">
        <w:rPr>
          <w:iCs/>
          <w:sz w:val="24"/>
          <w:szCs w:val="28"/>
        </w:rPr>
        <w:t>uint8_t *Array, uint16_t Length)</w:t>
      </w:r>
    </w:p>
    <w:p w14:paraId="69AD6CF5" w14:textId="77777777" w:rsidR="00CC3940" w:rsidRPr="00CC3940" w:rsidRDefault="00CC3940" w:rsidP="00DA3463">
      <w:pPr>
        <w:snapToGrid w:val="0"/>
        <w:rPr>
          <w:iCs/>
          <w:sz w:val="24"/>
          <w:szCs w:val="28"/>
        </w:rPr>
      </w:pPr>
      <w:r w:rsidRPr="00CC3940">
        <w:rPr>
          <w:iCs/>
          <w:sz w:val="24"/>
          <w:szCs w:val="28"/>
        </w:rPr>
        <w:t>{</w:t>
      </w:r>
    </w:p>
    <w:p w14:paraId="3D39D53C" w14:textId="77777777" w:rsidR="00CC3940" w:rsidRPr="00CC3940" w:rsidRDefault="00CC3940" w:rsidP="00DA3463">
      <w:pPr>
        <w:snapToGrid w:val="0"/>
        <w:rPr>
          <w:iCs/>
          <w:sz w:val="24"/>
          <w:szCs w:val="28"/>
        </w:rPr>
      </w:pPr>
      <w:r w:rsidRPr="00CC3940">
        <w:rPr>
          <w:iCs/>
          <w:sz w:val="24"/>
          <w:szCs w:val="28"/>
        </w:rPr>
        <w:tab/>
        <w:t>uint16_t i;</w:t>
      </w:r>
    </w:p>
    <w:p w14:paraId="6EB63DA7" w14:textId="77777777" w:rsidR="00CC3940" w:rsidRPr="00CC3940" w:rsidRDefault="00CC3940" w:rsidP="00DA3463">
      <w:pPr>
        <w:snapToGrid w:val="0"/>
        <w:rPr>
          <w:iCs/>
          <w:sz w:val="24"/>
          <w:szCs w:val="28"/>
        </w:rPr>
      </w:pPr>
      <w:r w:rsidRPr="00CC3940">
        <w:rPr>
          <w:iCs/>
          <w:sz w:val="24"/>
          <w:szCs w:val="28"/>
        </w:rPr>
        <w:tab/>
        <w:t>for (i = 0; i &lt; Length; i ++)</w:t>
      </w:r>
      <w:r w:rsidRPr="00CC3940">
        <w:rPr>
          <w:iCs/>
          <w:sz w:val="24"/>
          <w:szCs w:val="28"/>
        </w:rPr>
        <w:tab/>
      </w:r>
      <w:r w:rsidRPr="00CC3940">
        <w:rPr>
          <w:iCs/>
          <w:sz w:val="24"/>
          <w:szCs w:val="28"/>
        </w:rPr>
        <w:tab/>
        <w:t>//遍历数组</w:t>
      </w:r>
    </w:p>
    <w:p w14:paraId="60682E38" w14:textId="77777777" w:rsidR="00CC3940" w:rsidRPr="00CC3940" w:rsidRDefault="00CC3940" w:rsidP="00DA3463">
      <w:pPr>
        <w:snapToGrid w:val="0"/>
        <w:rPr>
          <w:iCs/>
          <w:sz w:val="24"/>
          <w:szCs w:val="28"/>
        </w:rPr>
      </w:pPr>
      <w:r w:rsidRPr="00CC3940">
        <w:rPr>
          <w:iCs/>
          <w:sz w:val="24"/>
          <w:szCs w:val="28"/>
        </w:rPr>
        <w:tab/>
        <w:t>{</w:t>
      </w:r>
    </w:p>
    <w:p w14:paraId="17C2129B"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Serial_SendByte(Array[i]);</w:t>
      </w:r>
      <w:r w:rsidRPr="00CC3940">
        <w:rPr>
          <w:iCs/>
          <w:sz w:val="24"/>
          <w:szCs w:val="28"/>
        </w:rPr>
        <w:tab/>
      </w:r>
      <w:r w:rsidRPr="00CC3940">
        <w:rPr>
          <w:iCs/>
          <w:sz w:val="24"/>
          <w:szCs w:val="28"/>
        </w:rPr>
        <w:tab/>
        <w:t>//依次调用Serial_SendByte发送每个字节数据</w:t>
      </w:r>
    </w:p>
    <w:p w14:paraId="0B508C3E" w14:textId="77777777" w:rsidR="00CC3940" w:rsidRPr="00CC3940" w:rsidRDefault="00CC3940" w:rsidP="00DA3463">
      <w:pPr>
        <w:snapToGrid w:val="0"/>
        <w:rPr>
          <w:iCs/>
          <w:sz w:val="24"/>
          <w:szCs w:val="28"/>
        </w:rPr>
      </w:pPr>
      <w:r w:rsidRPr="00CC3940">
        <w:rPr>
          <w:iCs/>
          <w:sz w:val="24"/>
          <w:szCs w:val="28"/>
        </w:rPr>
        <w:tab/>
        <w:t>}</w:t>
      </w:r>
    </w:p>
    <w:p w14:paraId="2C20E863" w14:textId="77777777" w:rsidR="00CC3940" w:rsidRPr="00CC3940" w:rsidRDefault="00CC3940" w:rsidP="00DA3463">
      <w:pPr>
        <w:snapToGrid w:val="0"/>
        <w:rPr>
          <w:iCs/>
          <w:sz w:val="24"/>
          <w:szCs w:val="28"/>
        </w:rPr>
      </w:pPr>
      <w:r w:rsidRPr="00CC3940">
        <w:rPr>
          <w:iCs/>
          <w:sz w:val="24"/>
          <w:szCs w:val="28"/>
        </w:rPr>
        <w:t>}</w:t>
      </w:r>
    </w:p>
    <w:p w14:paraId="057FEAD8" w14:textId="77777777" w:rsidR="00CC3940" w:rsidRPr="00CC3940" w:rsidRDefault="00CC3940" w:rsidP="00DA3463">
      <w:pPr>
        <w:snapToGrid w:val="0"/>
        <w:rPr>
          <w:iCs/>
          <w:sz w:val="24"/>
          <w:szCs w:val="28"/>
        </w:rPr>
      </w:pPr>
    </w:p>
    <w:p w14:paraId="176121E2" w14:textId="77777777" w:rsidR="00CC3940" w:rsidRPr="00CC3940" w:rsidRDefault="00CC3940" w:rsidP="00DA3463">
      <w:pPr>
        <w:snapToGrid w:val="0"/>
        <w:rPr>
          <w:iCs/>
          <w:sz w:val="24"/>
          <w:szCs w:val="28"/>
        </w:rPr>
      </w:pPr>
      <w:r w:rsidRPr="00CC3940">
        <w:rPr>
          <w:iCs/>
          <w:sz w:val="24"/>
          <w:szCs w:val="28"/>
        </w:rPr>
        <w:t>/**</w:t>
      </w:r>
    </w:p>
    <w:p w14:paraId="045DA489" w14:textId="77777777" w:rsidR="00CC3940" w:rsidRPr="00CC3940" w:rsidRDefault="00CC3940" w:rsidP="00DA3463">
      <w:pPr>
        <w:snapToGrid w:val="0"/>
        <w:rPr>
          <w:iCs/>
          <w:sz w:val="24"/>
          <w:szCs w:val="28"/>
        </w:rPr>
      </w:pPr>
      <w:r w:rsidRPr="00CC3940">
        <w:rPr>
          <w:iCs/>
          <w:sz w:val="24"/>
          <w:szCs w:val="28"/>
        </w:rPr>
        <w:t xml:space="preserve">  * 函    数：串口发送一个字符串</w:t>
      </w:r>
    </w:p>
    <w:p w14:paraId="177DCF8C" w14:textId="77777777" w:rsidR="00CC3940" w:rsidRPr="00CC3940" w:rsidRDefault="00CC3940" w:rsidP="00DA3463">
      <w:pPr>
        <w:snapToGrid w:val="0"/>
        <w:rPr>
          <w:iCs/>
          <w:sz w:val="24"/>
          <w:szCs w:val="28"/>
        </w:rPr>
      </w:pPr>
      <w:r w:rsidRPr="00CC3940">
        <w:rPr>
          <w:iCs/>
          <w:sz w:val="24"/>
          <w:szCs w:val="28"/>
        </w:rPr>
        <w:t xml:space="preserve">  * 参    数：String 要发送字符串的首地址</w:t>
      </w:r>
    </w:p>
    <w:p w14:paraId="508FF50A" w14:textId="77777777" w:rsidR="00CC3940" w:rsidRPr="00CC3940" w:rsidRDefault="00CC3940" w:rsidP="00DA3463">
      <w:pPr>
        <w:snapToGrid w:val="0"/>
        <w:rPr>
          <w:iCs/>
          <w:sz w:val="24"/>
          <w:szCs w:val="28"/>
        </w:rPr>
      </w:pPr>
      <w:r w:rsidRPr="00CC3940">
        <w:rPr>
          <w:iCs/>
          <w:sz w:val="24"/>
          <w:szCs w:val="28"/>
        </w:rPr>
        <w:t xml:space="preserve">  * 返 回 值：无</w:t>
      </w:r>
    </w:p>
    <w:p w14:paraId="3DB86FE7" w14:textId="77777777" w:rsidR="00CC3940" w:rsidRPr="00CC3940" w:rsidRDefault="00CC3940" w:rsidP="00DA3463">
      <w:pPr>
        <w:snapToGrid w:val="0"/>
        <w:rPr>
          <w:iCs/>
          <w:sz w:val="24"/>
          <w:szCs w:val="28"/>
        </w:rPr>
      </w:pPr>
      <w:r w:rsidRPr="00CC3940">
        <w:rPr>
          <w:iCs/>
          <w:sz w:val="24"/>
          <w:szCs w:val="28"/>
        </w:rPr>
        <w:t xml:space="preserve">  */</w:t>
      </w:r>
    </w:p>
    <w:p w14:paraId="67A9C0A4" w14:textId="77777777" w:rsidR="00CC3940" w:rsidRPr="00CC3940" w:rsidRDefault="00CC3940" w:rsidP="00DA3463">
      <w:pPr>
        <w:snapToGrid w:val="0"/>
        <w:rPr>
          <w:iCs/>
          <w:sz w:val="24"/>
          <w:szCs w:val="28"/>
        </w:rPr>
      </w:pPr>
      <w:r w:rsidRPr="00CC3940">
        <w:rPr>
          <w:iCs/>
          <w:sz w:val="24"/>
          <w:szCs w:val="28"/>
        </w:rPr>
        <w:t>void Serial_</w:t>
      </w:r>
      <w:proofErr w:type="gramStart"/>
      <w:r w:rsidRPr="00CC3940">
        <w:rPr>
          <w:iCs/>
          <w:sz w:val="24"/>
          <w:szCs w:val="28"/>
        </w:rPr>
        <w:t>SendString(</w:t>
      </w:r>
      <w:proofErr w:type="gramEnd"/>
      <w:r w:rsidRPr="00CC3940">
        <w:rPr>
          <w:iCs/>
          <w:sz w:val="24"/>
          <w:szCs w:val="28"/>
        </w:rPr>
        <w:t>char *String)</w:t>
      </w:r>
    </w:p>
    <w:p w14:paraId="7650379B" w14:textId="77777777" w:rsidR="00CC3940" w:rsidRPr="00CC3940" w:rsidRDefault="00CC3940" w:rsidP="00DA3463">
      <w:pPr>
        <w:snapToGrid w:val="0"/>
        <w:rPr>
          <w:iCs/>
          <w:sz w:val="24"/>
          <w:szCs w:val="28"/>
        </w:rPr>
      </w:pPr>
      <w:r w:rsidRPr="00CC3940">
        <w:rPr>
          <w:iCs/>
          <w:sz w:val="24"/>
          <w:szCs w:val="28"/>
        </w:rPr>
        <w:t>{</w:t>
      </w:r>
    </w:p>
    <w:p w14:paraId="7E7221F3" w14:textId="77777777" w:rsidR="00CC3940" w:rsidRPr="00CC3940" w:rsidRDefault="00CC3940" w:rsidP="00DA3463">
      <w:pPr>
        <w:snapToGrid w:val="0"/>
        <w:rPr>
          <w:iCs/>
          <w:sz w:val="24"/>
          <w:szCs w:val="28"/>
        </w:rPr>
      </w:pPr>
      <w:r w:rsidRPr="00CC3940">
        <w:rPr>
          <w:iCs/>
          <w:sz w:val="24"/>
          <w:szCs w:val="28"/>
        </w:rPr>
        <w:tab/>
        <w:t>uint8_t i;</w:t>
      </w:r>
    </w:p>
    <w:p w14:paraId="7B8D762A" w14:textId="77777777" w:rsidR="00CC3940" w:rsidRPr="00CC3940" w:rsidRDefault="00CC3940" w:rsidP="00DA3463">
      <w:pPr>
        <w:snapToGrid w:val="0"/>
        <w:rPr>
          <w:iCs/>
          <w:sz w:val="24"/>
          <w:szCs w:val="28"/>
        </w:rPr>
      </w:pPr>
      <w:r w:rsidRPr="00CC3940">
        <w:rPr>
          <w:iCs/>
          <w:sz w:val="24"/>
          <w:szCs w:val="28"/>
        </w:rPr>
        <w:tab/>
        <w:t>for (i = 0; String[i</w:t>
      </w:r>
      <w:proofErr w:type="gramStart"/>
      <w:r w:rsidRPr="00CC3940">
        <w:rPr>
          <w:iCs/>
          <w:sz w:val="24"/>
          <w:szCs w:val="28"/>
        </w:rPr>
        <w:t>] !</w:t>
      </w:r>
      <w:proofErr w:type="gramEnd"/>
      <w:r w:rsidRPr="00CC3940">
        <w:rPr>
          <w:iCs/>
          <w:sz w:val="24"/>
          <w:szCs w:val="28"/>
        </w:rPr>
        <w:t>= '\0'; i ++)//遍历字符数组（字符串），遇到字符串结束标志位后停止</w:t>
      </w:r>
    </w:p>
    <w:p w14:paraId="7CFB1214" w14:textId="77777777" w:rsidR="00CC3940" w:rsidRPr="00CC3940" w:rsidRDefault="00CC3940" w:rsidP="00DA3463">
      <w:pPr>
        <w:snapToGrid w:val="0"/>
        <w:rPr>
          <w:iCs/>
          <w:sz w:val="24"/>
          <w:szCs w:val="28"/>
        </w:rPr>
      </w:pPr>
      <w:r w:rsidRPr="00CC3940">
        <w:rPr>
          <w:iCs/>
          <w:sz w:val="24"/>
          <w:szCs w:val="28"/>
        </w:rPr>
        <w:tab/>
        <w:t>{</w:t>
      </w:r>
    </w:p>
    <w:p w14:paraId="46F18DF7"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Serial_SendByte(String[i]);</w:t>
      </w:r>
      <w:r w:rsidRPr="00CC3940">
        <w:rPr>
          <w:iCs/>
          <w:sz w:val="24"/>
          <w:szCs w:val="28"/>
        </w:rPr>
        <w:tab/>
      </w:r>
      <w:r w:rsidRPr="00CC3940">
        <w:rPr>
          <w:iCs/>
          <w:sz w:val="24"/>
          <w:szCs w:val="28"/>
        </w:rPr>
        <w:tab/>
        <w:t>//依次调用Serial_SendByte发送每个字节数据</w:t>
      </w:r>
    </w:p>
    <w:p w14:paraId="3BE00A95" w14:textId="77777777" w:rsidR="00CC3940" w:rsidRPr="00CC3940" w:rsidRDefault="00CC3940" w:rsidP="00DA3463">
      <w:pPr>
        <w:snapToGrid w:val="0"/>
        <w:rPr>
          <w:iCs/>
          <w:sz w:val="24"/>
          <w:szCs w:val="28"/>
        </w:rPr>
      </w:pPr>
      <w:r w:rsidRPr="00CC3940">
        <w:rPr>
          <w:iCs/>
          <w:sz w:val="24"/>
          <w:szCs w:val="28"/>
        </w:rPr>
        <w:tab/>
        <w:t>}</w:t>
      </w:r>
    </w:p>
    <w:p w14:paraId="1D02C568" w14:textId="77777777" w:rsidR="00CC3940" w:rsidRPr="00CC3940" w:rsidRDefault="00CC3940" w:rsidP="00DA3463">
      <w:pPr>
        <w:snapToGrid w:val="0"/>
        <w:rPr>
          <w:iCs/>
          <w:sz w:val="24"/>
          <w:szCs w:val="28"/>
        </w:rPr>
      </w:pPr>
      <w:r w:rsidRPr="00CC3940">
        <w:rPr>
          <w:iCs/>
          <w:sz w:val="24"/>
          <w:szCs w:val="28"/>
        </w:rPr>
        <w:t>}</w:t>
      </w:r>
    </w:p>
    <w:p w14:paraId="0E5BE101" w14:textId="77777777" w:rsidR="00CC3940" w:rsidRPr="00CC3940" w:rsidRDefault="00CC3940" w:rsidP="00DA3463">
      <w:pPr>
        <w:snapToGrid w:val="0"/>
        <w:rPr>
          <w:iCs/>
          <w:sz w:val="24"/>
          <w:szCs w:val="28"/>
        </w:rPr>
      </w:pPr>
    </w:p>
    <w:p w14:paraId="75D39C02" w14:textId="77777777" w:rsidR="00CC3940" w:rsidRPr="00CC3940" w:rsidRDefault="00CC3940" w:rsidP="00DA3463">
      <w:pPr>
        <w:snapToGrid w:val="0"/>
        <w:rPr>
          <w:iCs/>
          <w:sz w:val="24"/>
          <w:szCs w:val="28"/>
        </w:rPr>
      </w:pPr>
      <w:r w:rsidRPr="00CC3940">
        <w:rPr>
          <w:iCs/>
          <w:sz w:val="24"/>
          <w:szCs w:val="28"/>
        </w:rPr>
        <w:t>/**</w:t>
      </w:r>
    </w:p>
    <w:p w14:paraId="5214DEDA" w14:textId="77777777" w:rsidR="00CC3940" w:rsidRPr="00CC3940" w:rsidRDefault="00CC3940" w:rsidP="00DA3463">
      <w:pPr>
        <w:snapToGrid w:val="0"/>
        <w:rPr>
          <w:iCs/>
          <w:sz w:val="24"/>
          <w:szCs w:val="28"/>
        </w:rPr>
      </w:pPr>
      <w:r w:rsidRPr="00CC3940">
        <w:rPr>
          <w:iCs/>
          <w:sz w:val="24"/>
          <w:szCs w:val="28"/>
        </w:rPr>
        <w:t xml:space="preserve">  * 函    数：次方函数（内部使用）</w:t>
      </w:r>
    </w:p>
    <w:p w14:paraId="05B64138" w14:textId="77777777" w:rsidR="00CC3940" w:rsidRPr="00CC3940" w:rsidRDefault="00CC3940" w:rsidP="00DA3463">
      <w:pPr>
        <w:snapToGrid w:val="0"/>
        <w:rPr>
          <w:iCs/>
          <w:sz w:val="24"/>
          <w:szCs w:val="28"/>
        </w:rPr>
      </w:pPr>
      <w:r w:rsidRPr="00CC3940">
        <w:rPr>
          <w:iCs/>
          <w:sz w:val="24"/>
          <w:szCs w:val="28"/>
        </w:rPr>
        <w:t xml:space="preserve">  * 返 回 值：返回值等于X的Y次方</w:t>
      </w:r>
    </w:p>
    <w:p w14:paraId="3BF0A3A9" w14:textId="77777777" w:rsidR="00CC3940" w:rsidRPr="00CC3940" w:rsidRDefault="00CC3940" w:rsidP="00DA3463">
      <w:pPr>
        <w:snapToGrid w:val="0"/>
        <w:rPr>
          <w:iCs/>
          <w:sz w:val="24"/>
          <w:szCs w:val="28"/>
        </w:rPr>
      </w:pPr>
      <w:r w:rsidRPr="00CC3940">
        <w:rPr>
          <w:iCs/>
          <w:sz w:val="24"/>
          <w:szCs w:val="28"/>
        </w:rPr>
        <w:t xml:space="preserve">  */</w:t>
      </w:r>
    </w:p>
    <w:p w14:paraId="19C36B94" w14:textId="77777777" w:rsidR="00CC3940" w:rsidRPr="00CC3940" w:rsidRDefault="00CC3940" w:rsidP="00DA3463">
      <w:pPr>
        <w:snapToGrid w:val="0"/>
        <w:rPr>
          <w:iCs/>
          <w:sz w:val="24"/>
          <w:szCs w:val="28"/>
        </w:rPr>
      </w:pPr>
      <w:r w:rsidRPr="00CC3940">
        <w:rPr>
          <w:iCs/>
          <w:sz w:val="24"/>
          <w:szCs w:val="28"/>
        </w:rPr>
        <w:t>uint32_t Serial_</w:t>
      </w:r>
      <w:proofErr w:type="gramStart"/>
      <w:r w:rsidRPr="00CC3940">
        <w:rPr>
          <w:iCs/>
          <w:sz w:val="24"/>
          <w:szCs w:val="28"/>
        </w:rPr>
        <w:t>Pow(</w:t>
      </w:r>
      <w:proofErr w:type="gramEnd"/>
      <w:r w:rsidRPr="00CC3940">
        <w:rPr>
          <w:iCs/>
          <w:sz w:val="24"/>
          <w:szCs w:val="28"/>
        </w:rPr>
        <w:t>uint32_t X, uint32_t Y)</w:t>
      </w:r>
    </w:p>
    <w:p w14:paraId="7902D6CB" w14:textId="77777777" w:rsidR="00CC3940" w:rsidRPr="00CC3940" w:rsidRDefault="00CC3940" w:rsidP="00DA3463">
      <w:pPr>
        <w:snapToGrid w:val="0"/>
        <w:rPr>
          <w:iCs/>
          <w:sz w:val="24"/>
          <w:szCs w:val="28"/>
        </w:rPr>
      </w:pPr>
      <w:r w:rsidRPr="00CC3940">
        <w:rPr>
          <w:iCs/>
          <w:sz w:val="24"/>
          <w:szCs w:val="28"/>
        </w:rPr>
        <w:t>{</w:t>
      </w:r>
    </w:p>
    <w:p w14:paraId="7CF71544" w14:textId="77777777" w:rsidR="00CC3940" w:rsidRPr="00CC3940" w:rsidRDefault="00CC3940" w:rsidP="00DA3463">
      <w:pPr>
        <w:snapToGrid w:val="0"/>
        <w:rPr>
          <w:iCs/>
          <w:sz w:val="24"/>
          <w:szCs w:val="28"/>
        </w:rPr>
      </w:pPr>
      <w:r w:rsidRPr="00CC3940">
        <w:rPr>
          <w:iCs/>
          <w:sz w:val="24"/>
          <w:szCs w:val="28"/>
        </w:rPr>
        <w:tab/>
        <w:t>uint32_t Result = 1;</w:t>
      </w:r>
      <w:r w:rsidRPr="00CC3940">
        <w:rPr>
          <w:iCs/>
          <w:sz w:val="24"/>
          <w:szCs w:val="28"/>
        </w:rPr>
        <w:tab/>
        <w:t>//设置结果初值为1</w:t>
      </w:r>
    </w:p>
    <w:p w14:paraId="2DF7C4B8" w14:textId="77777777" w:rsidR="00CC3940" w:rsidRPr="00CC3940" w:rsidRDefault="00CC3940" w:rsidP="00DA3463">
      <w:pPr>
        <w:snapToGrid w:val="0"/>
        <w:rPr>
          <w:iCs/>
          <w:sz w:val="24"/>
          <w:szCs w:val="28"/>
        </w:rPr>
      </w:pPr>
      <w:r w:rsidRPr="00CC3940">
        <w:rPr>
          <w:iCs/>
          <w:sz w:val="24"/>
          <w:szCs w:val="28"/>
        </w:rPr>
        <w:tab/>
        <w:t>while (Y --)</w:t>
      </w:r>
      <w:r w:rsidRPr="00CC3940">
        <w:rPr>
          <w:iCs/>
          <w:sz w:val="24"/>
          <w:szCs w:val="28"/>
        </w:rPr>
        <w:tab/>
      </w:r>
      <w:r w:rsidRPr="00CC3940">
        <w:rPr>
          <w:iCs/>
          <w:sz w:val="24"/>
          <w:szCs w:val="28"/>
        </w:rPr>
        <w:tab/>
      </w:r>
      <w:r w:rsidRPr="00CC3940">
        <w:rPr>
          <w:iCs/>
          <w:sz w:val="24"/>
          <w:szCs w:val="28"/>
        </w:rPr>
        <w:tab/>
        <w:t>//执行Y次</w:t>
      </w:r>
    </w:p>
    <w:p w14:paraId="154299CB" w14:textId="77777777" w:rsidR="00CC3940" w:rsidRPr="00CC3940" w:rsidRDefault="00CC3940" w:rsidP="00DA3463">
      <w:pPr>
        <w:snapToGrid w:val="0"/>
        <w:rPr>
          <w:iCs/>
          <w:sz w:val="24"/>
          <w:szCs w:val="28"/>
        </w:rPr>
      </w:pPr>
      <w:r w:rsidRPr="00CC3940">
        <w:rPr>
          <w:iCs/>
          <w:sz w:val="24"/>
          <w:szCs w:val="28"/>
        </w:rPr>
        <w:tab/>
        <w:t>{</w:t>
      </w:r>
    </w:p>
    <w:p w14:paraId="3712B725"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Result *= X;</w:t>
      </w:r>
      <w:r w:rsidRPr="00CC3940">
        <w:rPr>
          <w:iCs/>
          <w:sz w:val="24"/>
          <w:szCs w:val="28"/>
        </w:rPr>
        <w:tab/>
      </w:r>
      <w:r w:rsidRPr="00CC3940">
        <w:rPr>
          <w:iCs/>
          <w:sz w:val="24"/>
          <w:szCs w:val="28"/>
        </w:rPr>
        <w:tab/>
        <w:t>//将X累乘到结果</w:t>
      </w:r>
    </w:p>
    <w:p w14:paraId="6408DB55" w14:textId="77777777" w:rsidR="00CC3940" w:rsidRPr="00CC3940" w:rsidRDefault="00CC3940" w:rsidP="00DA3463">
      <w:pPr>
        <w:snapToGrid w:val="0"/>
        <w:rPr>
          <w:iCs/>
          <w:sz w:val="24"/>
          <w:szCs w:val="28"/>
        </w:rPr>
      </w:pPr>
      <w:r w:rsidRPr="00CC3940">
        <w:rPr>
          <w:iCs/>
          <w:sz w:val="24"/>
          <w:szCs w:val="28"/>
        </w:rPr>
        <w:tab/>
        <w:t>}</w:t>
      </w:r>
    </w:p>
    <w:p w14:paraId="42D3445D" w14:textId="77777777" w:rsidR="00CC3940" w:rsidRPr="00CC3940" w:rsidRDefault="00CC3940" w:rsidP="00DA3463">
      <w:pPr>
        <w:snapToGrid w:val="0"/>
        <w:rPr>
          <w:iCs/>
          <w:sz w:val="24"/>
          <w:szCs w:val="28"/>
        </w:rPr>
      </w:pPr>
      <w:r w:rsidRPr="00CC3940">
        <w:rPr>
          <w:iCs/>
          <w:sz w:val="24"/>
          <w:szCs w:val="28"/>
        </w:rPr>
        <w:lastRenderedPageBreak/>
        <w:tab/>
        <w:t>return Result;</w:t>
      </w:r>
    </w:p>
    <w:p w14:paraId="1B3D2FA0" w14:textId="2B643EDA" w:rsidR="00CC3940" w:rsidRPr="00CC3940" w:rsidRDefault="00CC3940" w:rsidP="00DA3463">
      <w:pPr>
        <w:snapToGrid w:val="0"/>
        <w:rPr>
          <w:iCs/>
          <w:sz w:val="24"/>
          <w:szCs w:val="28"/>
        </w:rPr>
      </w:pPr>
      <w:r w:rsidRPr="00CC3940">
        <w:rPr>
          <w:iCs/>
          <w:sz w:val="24"/>
          <w:szCs w:val="28"/>
        </w:rPr>
        <w:t>}</w:t>
      </w:r>
    </w:p>
    <w:p w14:paraId="1558DB21" w14:textId="77777777" w:rsidR="00CC3940" w:rsidRPr="00CC3940" w:rsidRDefault="00CC3940" w:rsidP="00DA3463">
      <w:pPr>
        <w:snapToGrid w:val="0"/>
        <w:rPr>
          <w:iCs/>
          <w:sz w:val="24"/>
          <w:szCs w:val="28"/>
        </w:rPr>
      </w:pPr>
      <w:r w:rsidRPr="00CC3940">
        <w:rPr>
          <w:iCs/>
          <w:sz w:val="24"/>
          <w:szCs w:val="28"/>
        </w:rPr>
        <w:t>/**</w:t>
      </w:r>
    </w:p>
    <w:p w14:paraId="0CDB37D7" w14:textId="77777777" w:rsidR="00CC3940" w:rsidRPr="00CC3940" w:rsidRDefault="00CC3940" w:rsidP="00DA3463">
      <w:pPr>
        <w:snapToGrid w:val="0"/>
        <w:rPr>
          <w:iCs/>
          <w:sz w:val="24"/>
          <w:szCs w:val="28"/>
        </w:rPr>
      </w:pPr>
      <w:r w:rsidRPr="00CC3940">
        <w:rPr>
          <w:iCs/>
          <w:sz w:val="24"/>
          <w:szCs w:val="28"/>
        </w:rPr>
        <w:t xml:space="preserve">  * 函    数：串口发送数字</w:t>
      </w:r>
    </w:p>
    <w:p w14:paraId="50F9E515" w14:textId="77777777" w:rsidR="00CC3940" w:rsidRPr="00CC3940" w:rsidRDefault="00CC3940" w:rsidP="00DA3463">
      <w:pPr>
        <w:snapToGrid w:val="0"/>
        <w:rPr>
          <w:iCs/>
          <w:sz w:val="24"/>
          <w:szCs w:val="28"/>
        </w:rPr>
      </w:pPr>
      <w:r w:rsidRPr="00CC3940">
        <w:rPr>
          <w:iCs/>
          <w:sz w:val="24"/>
          <w:szCs w:val="28"/>
        </w:rPr>
        <w:t xml:space="preserve">  * 参    数：Number 要发送的数字，范围：0~4294967295</w:t>
      </w:r>
    </w:p>
    <w:p w14:paraId="1DD63664" w14:textId="77777777" w:rsidR="00CC3940" w:rsidRPr="00CC3940" w:rsidRDefault="00CC3940" w:rsidP="00DA3463">
      <w:pPr>
        <w:snapToGrid w:val="0"/>
        <w:rPr>
          <w:iCs/>
          <w:sz w:val="24"/>
          <w:szCs w:val="28"/>
        </w:rPr>
      </w:pPr>
      <w:r w:rsidRPr="00CC3940">
        <w:rPr>
          <w:iCs/>
          <w:sz w:val="24"/>
          <w:szCs w:val="28"/>
        </w:rPr>
        <w:t xml:space="preserve">  * 参    数：Length 要发送数字的长度，范围：0~10</w:t>
      </w:r>
    </w:p>
    <w:p w14:paraId="3DF1530D" w14:textId="77777777" w:rsidR="00CC3940" w:rsidRPr="00CC3940" w:rsidRDefault="00CC3940" w:rsidP="00DA3463">
      <w:pPr>
        <w:snapToGrid w:val="0"/>
        <w:rPr>
          <w:iCs/>
          <w:sz w:val="24"/>
          <w:szCs w:val="28"/>
        </w:rPr>
      </w:pPr>
      <w:r w:rsidRPr="00CC3940">
        <w:rPr>
          <w:iCs/>
          <w:sz w:val="24"/>
          <w:szCs w:val="28"/>
        </w:rPr>
        <w:t xml:space="preserve">  * 返 回 值：无</w:t>
      </w:r>
    </w:p>
    <w:p w14:paraId="6E0BE074" w14:textId="77777777" w:rsidR="00CC3940" w:rsidRPr="00CC3940" w:rsidRDefault="00CC3940" w:rsidP="00DA3463">
      <w:pPr>
        <w:snapToGrid w:val="0"/>
        <w:rPr>
          <w:iCs/>
          <w:sz w:val="24"/>
          <w:szCs w:val="28"/>
        </w:rPr>
      </w:pPr>
      <w:r w:rsidRPr="00CC3940">
        <w:rPr>
          <w:iCs/>
          <w:sz w:val="24"/>
          <w:szCs w:val="28"/>
        </w:rPr>
        <w:t xml:space="preserve">  */</w:t>
      </w:r>
    </w:p>
    <w:p w14:paraId="58AEADF6" w14:textId="77777777" w:rsidR="00CC3940" w:rsidRPr="00CC3940" w:rsidRDefault="00CC3940" w:rsidP="00DA3463">
      <w:pPr>
        <w:snapToGrid w:val="0"/>
        <w:rPr>
          <w:iCs/>
          <w:sz w:val="24"/>
          <w:szCs w:val="28"/>
        </w:rPr>
      </w:pPr>
      <w:r w:rsidRPr="00CC3940">
        <w:rPr>
          <w:iCs/>
          <w:sz w:val="24"/>
          <w:szCs w:val="28"/>
        </w:rPr>
        <w:t>void Serial_</w:t>
      </w:r>
      <w:proofErr w:type="gramStart"/>
      <w:r w:rsidRPr="00CC3940">
        <w:rPr>
          <w:iCs/>
          <w:sz w:val="24"/>
          <w:szCs w:val="28"/>
        </w:rPr>
        <w:t>SendNumber(</w:t>
      </w:r>
      <w:proofErr w:type="gramEnd"/>
      <w:r w:rsidRPr="00CC3940">
        <w:rPr>
          <w:iCs/>
          <w:sz w:val="24"/>
          <w:szCs w:val="28"/>
        </w:rPr>
        <w:t>uint32_t Number, uint8_t Length)</w:t>
      </w:r>
    </w:p>
    <w:p w14:paraId="40549EE4" w14:textId="77777777" w:rsidR="00CC3940" w:rsidRPr="00CC3940" w:rsidRDefault="00CC3940" w:rsidP="00DA3463">
      <w:pPr>
        <w:snapToGrid w:val="0"/>
        <w:rPr>
          <w:iCs/>
          <w:sz w:val="24"/>
          <w:szCs w:val="28"/>
        </w:rPr>
      </w:pPr>
      <w:r w:rsidRPr="00CC3940">
        <w:rPr>
          <w:iCs/>
          <w:sz w:val="24"/>
          <w:szCs w:val="28"/>
        </w:rPr>
        <w:t>{</w:t>
      </w:r>
    </w:p>
    <w:p w14:paraId="09607995" w14:textId="77777777" w:rsidR="00CC3940" w:rsidRPr="00CC3940" w:rsidRDefault="00CC3940" w:rsidP="00DA3463">
      <w:pPr>
        <w:snapToGrid w:val="0"/>
        <w:rPr>
          <w:iCs/>
          <w:sz w:val="24"/>
          <w:szCs w:val="28"/>
        </w:rPr>
      </w:pPr>
      <w:r w:rsidRPr="00CC3940">
        <w:rPr>
          <w:iCs/>
          <w:sz w:val="24"/>
          <w:szCs w:val="28"/>
        </w:rPr>
        <w:tab/>
        <w:t>uint8_t i;</w:t>
      </w:r>
    </w:p>
    <w:p w14:paraId="5524FA0E" w14:textId="77777777" w:rsidR="00CC3940" w:rsidRPr="00CC3940" w:rsidRDefault="00CC3940" w:rsidP="00DA3463">
      <w:pPr>
        <w:snapToGrid w:val="0"/>
        <w:rPr>
          <w:iCs/>
          <w:sz w:val="24"/>
          <w:szCs w:val="28"/>
        </w:rPr>
      </w:pPr>
      <w:r w:rsidRPr="00CC3940">
        <w:rPr>
          <w:iCs/>
          <w:sz w:val="24"/>
          <w:szCs w:val="28"/>
        </w:rPr>
        <w:tab/>
        <w:t>for (i = 0; i &lt; Length; i ++)</w:t>
      </w:r>
      <w:r w:rsidRPr="00CC3940">
        <w:rPr>
          <w:iCs/>
          <w:sz w:val="24"/>
          <w:szCs w:val="28"/>
        </w:rPr>
        <w:tab/>
      </w:r>
      <w:r w:rsidRPr="00CC3940">
        <w:rPr>
          <w:iCs/>
          <w:sz w:val="24"/>
          <w:szCs w:val="28"/>
        </w:rPr>
        <w:tab/>
        <w:t>//根据数字长度遍历数字的每一位</w:t>
      </w:r>
    </w:p>
    <w:p w14:paraId="0699DC62" w14:textId="77777777" w:rsidR="00CC3940" w:rsidRPr="00CC3940" w:rsidRDefault="00CC3940" w:rsidP="00DA3463">
      <w:pPr>
        <w:snapToGrid w:val="0"/>
        <w:rPr>
          <w:iCs/>
          <w:sz w:val="24"/>
          <w:szCs w:val="28"/>
        </w:rPr>
      </w:pPr>
      <w:r w:rsidRPr="00CC3940">
        <w:rPr>
          <w:iCs/>
          <w:sz w:val="24"/>
          <w:szCs w:val="28"/>
        </w:rPr>
        <w:tab/>
        <w:t>{</w:t>
      </w:r>
    </w:p>
    <w:p w14:paraId="57A8414A"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Serial_SendByte(Number / Serial_Pow(10, Length - i - 1) % 10 + '0');</w:t>
      </w:r>
      <w:r w:rsidRPr="00CC3940">
        <w:rPr>
          <w:iCs/>
          <w:sz w:val="24"/>
          <w:szCs w:val="28"/>
        </w:rPr>
        <w:tab/>
        <w:t>//依次调用Serial_SendByte发送每位数字</w:t>
      </w:r>
    </w:p>
    <w:p w14:paraId="6CDD9BBB" w14:textId="77777777" w:rsidR="00CC3940" w:rsidRPr="00CC3940" w:rsidRDefault="00CC3940" w:rsidP="00DA3463">
      <w:pPr>
        <w:snapToGrid w:val="0"/>
        <w:rPr>
          <w:iCs/>
          <w:sz w:val="24"/>
          <w:szCs w:val="28"/>
        </w:rPr>
      </w:pPr>
      <w:r w:rsidRPr="00CC3940">
        <w:rPr>
          <w:iCs/>
          <w:sz w:val="24"/>
          <w:szCs w:val="28"/>
        </w:rPr>
        <w:tab/>
        <w:t>}</w:t>
      </w:r>
    </w:p>
    <w:p w14:paraId="48E0C1C2" w14:textId="3FCBF049" w:rsidR="00CC3940" w:rsidRPr="00CC3940" w:rsidRDefault="00CC3940" w:rsidP="00DA3463">
      <w:pPr>
        <w:snapToGrid w:val="0"/>
        <w:rPr>
          <w:iCs/>
          <w:sz w:val="24"/>
          <w:szCs w:val="28"/>
        </w:rPr>
      </w:pPr>
      <w:r w:rsidRPr="00CC3940">
        <w:rPr>
          <w:iCs/>
          <w:sz w:val="24"/>
          <w:szCs w:val="28"/>
        </w:rPr>
        <w:t>}</w:t>
      </w:r>
    </w:p>
    <w:p w14:paraId="7175FE00" w14:textId="77777777" w:rsidR="00CC3940" w:rsidRPr="00CC3940" w:rsidRDefault="00CC3940" w:rsidP="00DA3463">
      <w:pPr>
        <w:snapToGrid w:val="0"/>
        <w:rPr>
          <w:iCs/>
          <w:sz w:val="24"/>
          <w:szCs w:val="28"/>
        </w:rPr>
      </w:pPr>
      <w:r w:rsidRPr="00CC3940">
        <w:rPr>
          <w:iCs/>
          <w:sz w:val="24"/>
          <w:szCs w:val="28"/>
        </w:rPr>
        <w:t>/**</w:t>
      </w:r>
    </w:p>
    <w:p w14:paraId="569E2DA0" w14:textId="77777777" w:rsidR="00CC3940" w:rsidRPr="00CC3940" w:rsidRDefault="00CC3940" w:rsidP="00DA3463">
      <w:pPr>
        <w:snapToGrid w:val="0"/>
        <w:rPr>
          <w:iCs/>
          <w:sz w:val="24"/>
          <w:szCs w:val="28"/>
        </w:rPr>
      </w:pPr>
      <w:r w:rsidRPr="00CC3940">
        <w:rPr>
          <w:iCs/>
          <w:sz w:val="24"/>
          <w:szCs w:val="28"/>
        </w:rPr>
        <w:t xml:space="preserve">  * 函    数：使用printf需要重定向的底层函数</w:t>
      </w:r>
    </w:p>
    <w:p w14:paraId="0D49350F" w14:textId="77777777" w:rsidR="00CC3940" w:rsidRPr="00CC3940" w:rsidRDefault="00CC3940" w:rsidP="00DA3463">
      <w:pPr>
        <w:snapToGrid w:val="0"/>
        <w:rPr>
          <w:iCs/>
          <w:sz w:val="24"/>
          <w:szCs w:val="28"/>
        </w:rPr>
      </w:pPr>
      <w:r w:rsidRPr="00CC3940">
        <w:rPr>
          <w:iCs/>
          <w:sz w:val="24"/>
          <w:szCs w:val="28"/>
        </w:rPr>
        <w:t xml:space="preserve">  * 参    数：保持原始格式即可，无需变动</w:t>
      </w:r>
    </w:p>
    <w:p w14:paraId="4C85436F" w14:textId="77777777" w:rsidR="00CC3940" w:rsidRPr="00CC3940" w:rsidRDefault="00CC3940" w:rsidP="00DA3463">
      <w:pPr>
        <w:snapToGrid w:val="0"/>
        <w:rPr>
          <w:iCs/>
          <w:sz w:val="24"/>
          <w:szCs w:val="28"/>
        </w:rPr>
      </w:pPr>
      <w:r w:rsidRPr="00CC3940">
        <w:rPr>
          <w:iCs/>
          <w:sz w:val="24"/>
          <w:szCs w:val="28"/>
        </w:rPr>
        <w:t xml:space="preserve">  * 返 回 值：保持原始格式即可，无需变动</w:t>
      </w:r>
    </w:p>
    <w:p w14:paraId="2F78E200" w14:textId="77777777" w:rsidR="00CC3940" w:rsidRPr="00CC3940" w:rsidRDefault="00CC3940" w:rsidP="00DA3463">
      <w:pPr>
        <w:snapToGrid w:val="0"/>
        <w:rPr>
          <w:iCs/>
          <w:sz w:val="24"/>
          <w:szCs w:val="28"/>
        </w:rPr>
      </w:pPr>
      <w:r w:rsidRPr="00CC3940">
        <w:rPr>
          <w:iCs/>
          <w:sz w:val="24"/>
          <w:szCs w:val="28"/>
        </w:rPr>
        <w:t xml:space="preserve">  */</w:t>
      </w:r>
    </w:p>
    <w:p w14:paraId="4B82EA53" w14:textId="77777777" w:rsidR="00CC3940" w:rsidRPr="00CC3940" w:rsidRDefault="00CC3940" w:rsidP="00DA3463">
      <w:pPr>
        <w:snapToGrid w:val="0"/>
        <w:rPr>
          <w:iCs/>
          <w:sz w:val="24"/>
          <w:szCs w:val="28"/>
        </w:rPr>
      </w:pPr>
      <w:r w:rsidRPr="00CC3940">
        <w:rPr>
          <w:iCs/>
          <w:sz w:val="24"/>
          <w:szCs w:val="28"/>
        </w:rPr>
        <w:t xml:space="preserve">int </w:t>
      </w:r>
      <w:proofErr w:type="gramStart"/>
      <w:r w:rsidRPr="00CC3940">
        <w:rPr>
          <w:iCs/>
          <w:sz w:val="24"/>
          <w:szCs w:val="28"/>
        </w:rPr>
        <w:t>fputc(</w:t>
      </w:r>
      <w:proofErr w:type="gramEnd"/>
      <w:r w:rsidRPr="00CC3940">
        <w:rPr>
          <w:iCs/>
          <w:sz w:val="24"/>
          <w:szCs w:val="28"/>
        </w:rPr>
        <w:t>int ch, FILE *f)</w:t>
      </w:r>
    </w:p>
    <w:p w14:paraId="78644133" w14:textId="77777777" w:rsidR="00CC3940" w:rsidRPr="00CC3940" w:rsidRDefault="00CC3940" w:rsidP="00DA3463">
      <w:pPr>
        <w:snapToGrid w:val="0"/>
        <w:rPr>
          <w:iCs/>
          <w:sz w:val="24"/>
          <w:szCs w:val="28"/>
        </w:rPr>
      </w:pPr>
      <w:r w:rsidRPr="00CC3940">
        <w:rPr>
          <w:iCs/>
          <w:sz w:val="24"/>
          <w:szCs w:val="28"/>
        </w:rPr>
        <w:t>{</w:t>
      </w:r>
    </w:p>
    <w:p w14:paraId="39263392" w14:textId="77777777" w:rsidR="00CC3940" w:rsidRPr="00CC3940" w:rsidRDefault="00CC3940" w:rsidP="00DA3463">
      <w:pPr>
        <w:snapToGrid w:val="0"/>
        <w:rPr>
          <w:iCs/>
          <w:sz w:val="24"/>
          <w:szCs w:val="28"/>
        </w:rPr>
      </w:pPr>
      <w:r w:rsidRPr="00CC3940">
        <w:rPr>
          <w:iCs/>
          <w:sz w:val="24"/>
          <w:szCs w:val="28"/>
        </w:rPr>
        <w:tab/>
        <w:t>Serial_SendByte(ch);</w:t>
      </w:r>
      <w:r w:rsidRPr="00CC3940">
        <w:rPr>
          <w:iCs/>
          <w:sz w:val="24"/>
          <w:szCs w:val="28"/>
        </w:rPr>
        <w:tab/>
      </w:r>
      <w:r w:rsidRPr="00CC3940">
        <w:rPr>
          <w:iCs/>
          <w:sz w:val="24"/>
          <w:szCs w:val="28"/>
        </w:rPr>
        <w:tab/>
      </w:r>
      <w:r w:rsidRPr="00CC3940">
        <w:rPr>
          <w:iCs/>
          <w:sz w:val="24"/>
          <w:szCs w:val="28"/>
        </w:rPr>
        <w:tab/>
        <w:t>//将printf的底层重定向到自己的发送字节函数</w:t>
      </w:r>
    </w:p>
    <w:p w14:paraId="09952D34" w14:textId="77777777" w:rsidR="00CC3940" w:rsidRPr="00CC3940" w:rsidRDefault="00CC3940" w:rsidP="00DA3463">
      <w:pPr>
        <w:snapToGrid w:val="0"/>
        <w:rPr>
          <w:iCs/>
          <w:sz w:val="24"/>
          <w:szCs w:val="28"/>
        </w:rPr>
      </w:pPr>
      <w:r w:rsidRPr="00CC3940">
        <w:rPr>
          <w:iCs/>
          <w:sz w:val="24"/>
          <w:szCs w:val="28"/>
        </w:rPr>
        <w:tab/>
        <w:t>return ch;</w:t>
      </w:r>
    </w:p>
    <w:p w14:paraId="3AF3CA1B" w14:textId="77777777" w:rsidR="00CC3940" w:rsidRPr="00CC3940" w:rsidRDefault="00CC3940" w:rsidP="00DA3463">
      <w:pPr>
        <w:snapToGrid w:val="0"/>
        <w:rPr>
          <w:iCs/>
          <w:sz w:val="24"/>
          <w:szCs w:val="28"/>
        </w:rPr>
      </w:pPr>
      <w:r w:rsidRPr="00CC3940">
        <w:rPr>
          <w:iCs/>
          <w:sz w:val="24"/>
          <w:szCs w:val="28"/>
        </w:rPr>
        <w:t>}</w:t>
      </w:r>
    </w:p>
    <w:p w14:paraId="359D39B6" w14:textId="77777777" w:rsidR="00CC3940" w:rsidRPr="00CC3940" w:rsidRDefault="00CC3940" w:rsidP="00DA3463">
      <w:pPr>
        <w:snapToGrid w:val="0"/>
        <w:rPr>
          <w:iCs/>
          <w:sz w:val="24"/>
          <w:szCs w:val="28"/>
        </w:rPr>
      </w:pPr>
    </w:p>
    <w:p w14:paraId="6BBBD507" w14:textId="77777777" w:rsidR="00CC3940" w:rsidRPr="00CC3940" w:rsidRDefault="00CC3940" w:rsidP="00DA3463">
      <w:pPr>
        <w:snapToGrid w:val="0"/>
        <w:rPr>
          <w:iCs/>
          <w:sz w:val="24"/>
          <w:szCs w:val="28"/>
        </w:rPr>
      </w:pPr>
      <w:r w:rsidRPr="00CC3940">
        <w:rPr>
          <w:iCs/>
          <w:sz w:val="24"/>
          <w:szCs w:val="28"/>
        </w:rPr>
        <w:t>/**</w:t>
      </w:r>
    </w:p>
    <w:p w14:paraId="1FE86C8C" w14:textId="77777777" w:rsidR="00CC3940" w:rsidRPr="00CC3940" w:rsidRDefault="00CC3940" w:rsidP="00DA3463">
      <w:pPr>
        <w:snapToGrid w:val="0"/>
        <w:rPr>
          <w:iCs/>
          <w:sz w:val="24"/>
          <w:szCs w:val="28"/>
        </w:rPr>
      </w:pPr>
      <w:r w:rsidRPr="00CC3940">
        <w:rPr>
          <w:iCs/>
          <w:sz w:val="24"/>
          <w:szCs w:val="28"/>
        </w:rPr>
        <w:t xml:space="preserve">  * 函    数：自己封装的prinf函数</w:t>
      </w:r>
    </w:p>
    <w:p w14:paraId="32990C34" w14:textId="77777777" w:rsidR="00CC3940" w:rsidRPr="00CC3940" w:rsidRDefault="00CC3940" w:rsidP="00DA3463">
      <w:pPr>
        <w:snapToGrid w:val="0"/>
        <w:rPr>
          <w:iCs/>
          <w:sz w:val="24"/>
          <w:szCs w:val="28"/>
        </w:rPr>
      </w:pPr>
      <w:r w:rsidRPr="00CC3940">
        <w:rPr>
          <w:iCs/>
          <w:sz w:val="24"/>
          <w:szCs w:val="28"/>
        </w:rPr>
        <w:t xml:space="preserve">  * 参    数：format 格式化字符串</w:t>
      </w:r>
    </w:p>
    <w:p w14:paraId="3475FC76" w14:textId="77777777" w:rsidR="00CC3940" w:rsidRPr="00CC3940" w:rsidRDefault="00CC3940" w:rsidP="00DA3463">
      <w:pPr>
        <w:snapToGrid w:val="0"/>
        <w:rPr>
          <w:iCs/>
          <w:sz w:val="24"/>
          <w:szCs w:val="28"/>
        </w:rPr>
      </w:pPr>
      <w:r w:rsidRPr="00CC3940">
        <w:rPr>
          <w:iCs/>
          <w:sz w:val="24"/>
          <w:szCs w:val="28"/>
        </w:rPr>
        <w:t xml:space="preserve">  * 参    数：... 可变的参数列表</w:t>
      </w:r>
    </w:p>
    <w:p w14:paraId="2D62FEFA" w14:textId="77777777" w:rsidR="00CC3940" w:rsidRPr="00CC3940" w:rsidRDefault="00CC3940" w:rsidP="00DA3463">
      <w:pPr>
        <w:snapToGrid w:val="0"/>
        <w:rPr>
          <w:iCs/>
          <w:sz w:val="24"/>
          <w:szCs w:val="28"/>
        </w:rPr>
      </w:pPr>
      <w:r w:rsidRPr="00CC3940">
        <w:rPr>
          <w:iCs/>
          <w:sz w:val="24"/>
          <w:szCs w:val="28"/>
        </w:rPr>
        <w:t xml:space="preserve">  * 返 回 值：无</w:t>
      </w:r>
    </w:p>
    <w:p w14:paraId="49DC9AEE" w14:textId="77777777" w:rsidR="00CC3940" w:rsidRPr="00CC3940" w:rsidRDefault="00CC3940" w:rsidP="00DA3463">
      <w:pPr>
        <w:snapToGrid w:val="0"/>
        <w:rPr>
          <w:iCs/>
          <w:sz w:val="24"/>
          <w:szCs w:val="28"/>
        </w:rPr>
      </w:pPr>
      <w:r w:rsidRPr="00CC3940">
        <w:rPr>
          <w:iCs/>
          <w:sz w:val="24"/>
          <w:szCs w:val="28"/>
        </w:rPr>
        <w:t xml:space="preserve">  */</w:t>
      </w:r>
    </w:p>
    <w:p w14:paraId="2F307BB2" w14:textId="77777777" w:rsidR="00CC3940" w:rsidRPr="00CC3940" w:rsidRDefault="00CC3940" w:rsidP="00DA3463">
      <w:pPr>
        <w:snapToGrid w:val="0"/>
        <w:rPr>
          <w:iCs/>
          <w:sz w:val="24"/>
          <w:szCs w:val="28"/>
        </w:rPr>
      </w:pPr>
      <w:r w:rsidRPr="00CC3940">
        <w:rPr>
          <w:iCs/>
          <w:sz w:val="24"/>
          <w:szCs w:val="28"/>
        </w:rPr>
        <w:t>void Serial_</w:t>
      </w:r>
      <w:proofErr w:type="gramStart"/>
      <w:r w:rsidRPr="00CC3940">
        <w:rPr>
          <w:iCs/>
          <w:sz w:val="24"/>
          <w:szCs w:val="28"/>
        </w:rPr>
        <w:t>Printf(</w:t>
      </w:r>
      <w:proofErr w:type="gramEnd"/>
      <w:r w:rsidRPr="00CC3940">
        <w:rPr>
          <w:iCs/>
          <w:sz w:val="24"/>
          <w:szCs w:val="28"/>
        </w:rPr>
        <w:t>char *format, ...)</w:t>
      </w:r>
    </w:p>
    <w:p w14:paraId="72063055" w14:textId="77777777" w:rsidR="00CC3940" w:rsidRPr="00CC3940" w:rsidRDefault="00CC3940" w:rsidP="00DA3463">
      <w:pPr>
        <w:snapToGrid w:val="0"/>
        <w:rPr>
          <w:iCs/>
          <w:sz w:val="24"/>
          <w:szCs w:val="28"/>
        </w:rPr>
      </w:pPr>
      <w:r w:rsidRPr="00CC3940">
        <w:rPr>
          <w:iCs/>
          <w:sz w:val="24"/>
          <w:szCs w:val="28"/>
        </w:rPr>
        <w:t>{</w:t>
      </w:r>
    </w:p>
    <w:p w14:paraId="72791075" w14:textId="77777777" w:rsidR="00CC3940" w:rsidRPr="00CC3940" w:rsidRDefault="00CC3940" w:rsidP="00DA3463">
      <w:pPr>
        <w:snapToGrid w:val="0"/>
        <w:rPr>
          <w:iCs/>
          <w:sz w:val="24"/>
          <w:szCs w:val="28"/>
        </w:rPr>
      </w:pPr>
      <w:r w:rsidRPr="00CC3940">
        <w:rPr>
          <w:iCs/>
          <w:sz w:val="24"/>
          <w:szCs w:val="28"/>
        </w:rPr>
        <w:tab/>
        <w:t>char String[100];</w:t>
      </w:r>
      <w:r w:rsidRPr="00CC3940">
        <w:rPr>
          <w:iCs/>
          <w:sz w:val="24"/>
          <w:szCs w:val="28"/>
        </w:rPr>
        <w:tab/>
      </w:r>
      <w:r w:rsidRPr="00CC3940">
        <w:rPr>
          <w:iCs/>
          <w:sz w:val="24"/>
          <w:szCs w:val="28"/>
        </w:rPr>
        <w:tab/>
      </w:r>
      <w:r w:rsidRPr="00CC3940">
        <w:rPr>
          <w:iCs/>
          <w:sz w:val="24"/>
          <w:szCs w:val="28"/>
        </w:rPr>
        <w:tab/>
      </w:r>
      <w:r w:rsidRPr="00CC3940">
        <w:rPr>
          <w:iCs/>
          <w:sz w:val="24"/>
          <w:szCs w:val="28"/>
        </w:rPr>
        <w:tab/>
        <w:t>//定义字符数组</w:t>
      </w:r>
    </w:p>
    <w:p w14:paraId="297941C8" w14:textId="77777777" w:rsidR="00CC3940" w:rsidRPr="00CC3940" w:rsidRDefault="00CC3940" w:rsidP="00DA3463">
      <w:pPr>
        <w:snapToGrid w:val="0"/>
        <w:rPr>
          <w:iCs/>
          <w:sz w:val="24"/>
          <w:szCs w:val="28"/>
        </w:rPr>
      </w:pPr>
      <w:r w:rsidRPr="00CC3940">
        <w:rPr>
          <w:iCs/>
          <w:sz w:val="24"/>
          <w:szCs w:val="28"/>
        </w:rPr>
        <w:tab/>
        <w:t>va_list arg;</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//定义可变参数列表数据类型的变量arg</w:t>
      </w:r>
    </w:p>
    <w:p w14:paraId="2BDD5113" w14:textId="77777777" w:rsidR="00CC3940" w:rsidRPr="00CC3940" w:rsidRDefault="00CC3940" w:rsidP="00DA3463">
      <w:pPr>
        <w:snapToGrid w:val="0"/>
        <w:rPr>
          <w:iCs/>
          <w:sz w:val="24"/>
          <w:szCs w:val="28"/>
        </w:rPr>
      </w:pPr>
      <w:r w:rsidRPr="00CC3940">
        <w:rPr>
          <w:iCs/>
          <w:sz w:val="24"/>
          <w:szCs w:val="28"/>
        </w:rPr>
        <w:tab/>
        <w:t>va_start(arg, format);</w:t>
      </w:r>
      <w:r w:rsidRPr="00CC3940">
        <w:rPr>
          <w:iCs/>
          <w:sz w:val="24"/>
          <w:szCs w:val="28"/>
        </w:rPr>
        <w:tab/>
      </w:r>
      <w:r w:rsidRPr="00CC3940">
        <w:rPr>
          <w:iCs/>
          <w:sz w:val="24"/>
          <w:szCs w:val="28"/>
        </w:rPr>
        <w:tab/>
      </w:r>
      <w:r w:rsidRPr="00CC3940">
        <w:rPr>
          <w:iCs/>
          <w:sz w:val="24"/>
          <w:szCs w:val="28"/>
        </w:rPr>
        <w:tab/>
        <w:t>//从format开始，接收参数列表到arg变量</w:t>
      </w:r>
    </w:p>
    <w:p w14:paraId="647C2150" w14:textId="77777777" w:rsidR="00CC3940" w:rsidRPr="00CC3940" w:rsidRDefault="00CC3940" w:rsidP="00DA3463">
      <w:pPr>
        <w:snapToGrid w:val="0"/>
        <w:rPr>
          <w:iCs/>
          <w:sz w:val="24"/>
          <w:szCs w:val="28"/>
        </w:rPr>
      </w:pPr>
      <w:r w:rsidRPr="00CC3940">
        <w:rPr>
          <w:iCs/>
          <w:sz w:val="24"/>
          <w:szCs w:val="28"/>
        </w:rPr>
        <w:tab/>
        <w:t>vsprintf(String, format, arg);</w:t>
      </w:r>
      <w:r w:rsidRPr="00CC3940">
        <w:rPr>
          <w:iCs/>
          <w:sz w:val="24"/>
          <w:szCs w:val="28"/>
        </w:rPr>
        <w:tab/>
        <w:t>//使用vsprintf打印格式化字符串和参数列表到字符数组中</w:t>
      </w:r>
    </w:p>
    <w:p w14:paraId="0916EAFC" w14:textId="77777777" w:rsidR="00CC3940" w:rsidRPr="00CC3940" w:rsidRDefault="00CC3940" w:rsidP="00DA3463">
      <w:pPr>
        <w:snapToGrid w:val="0"/>
        <w:rPr>
          <w:iCs/>
          <w:sz w:val="24"/>
          <w:szCs w:val="28"/>
        </w:rPr>
      </w:pPr>
      <w:r w:rsidRPr="00CC3940">
        <w:rPr>
          <w:iCs/>
          <w:sz w:val="24"/>
          <w:szCs w:val="28"/>
        </w:rPr>
        <w:tab/>
        <w:t>va_end(arg);</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//结束变量arg</w:t>
      </w:r>
    </w:p>
    <w:p w14:paraId="4F416EC2" w14:textId="77777777" w:rsidR="00CC3940" w:rsidRPr="00CC3940" w:rsidRDefault="00CC3940" w:rsidP="00DA3463">
      <w:pPr>
        <w:snapToGrid w:val="0"/>
        <w:rPr>
          <w:iCs/>
          <w:sz w:val="24"/>
          <w:szCs w:val="28"/>
        </w:rPr>
      </w:pPr>
      <w:r w:rsidRPr="00CC3940">
        <w:rPr>
          <w:iCs/>
          <w:sz w:val="24"/>
          <w:szCs w:val="28"/>
        </w:rPr>
        <w:lastRenderedPageBreak/>
        <w:tab/>
        <w:t>Serial_SendString(String);</w:t>
      </w:r>
      <w:r w:rsidRPr="00CC3940">
        <w:rPr>
          <w:iCs/>
          <w:sz w:val="24"/>
          <w:szCs w:val="28"/>
        </w:rPr>
        <w:tab/>
      </w:r>
      <w:r w:rsidRPr="00CC3940">
        <w:rPr>
          <w:iCs/>
          <w:sz w:val="24"/>
          <w:szCs w:val="28"/>
        </w:rPr>
        <w:tab/>
        <w:t>//串口发送字符数组（字符串）</w:t>
      </w:r>
    </w:p>
    <w:p w14:paraId="1C42DE92" w14:textId="77777777" w:rsidR="00CC3940" w:rsidRPr="00CC3940" w:rsidRDefault="00CC3940" w:rsidP="00DA3463">
      <w:pPr>
        <w:snapToGrid w:val="0"/>
        <w:rPr>
          <w:iCs/>
          <w:sz w:val="24"/>
          <w:szCs w:val="28"/>
        </w:rPr>
      </w:pPr>
      <w:r w:rsidRPr="00CC3940">
        <w:rPr>
          <w:iCs/>
          <w:sz w:val="24"/>
          <w:szCs w:val="28"/>
        </w:rPr>
        <w:t>}</w:t>
      </w:r>
    </w:p>
    <w:p w14:paraId="4C615590" w14:textId="77777777" w:rsidR="00CC3940" w:rsidRPr="00CC3940" w:rsidRDefault="00CC3940" w:rsidP="00DA3463">
      <w:pPr>
        <w:snapToGrid w:val="0"/>
        <w:rPr>
          <w:iCs/>
          <w:sz w:val="24"/>
          <w:szCs w:val="28"/>
        </w:rPr>
      </w:pPr>
    </w:p>
    <w:p w14:paraId="4D1C5CF0" w14:textId="77777777" w:rsidR="00CC3940" w:rsidRPr="00CC3940" w:rsidRDefault="00CC3940" w:rsidP="00DA3463">
      <w:pPr>
        <w:snapToGrid w:val="0"/>
        <w:rPr>
          <w:iCs/>
          <w:sz w:val="24"/>
          <w:szCs w:val="28"/>
        </w:rPr>
      </w:pPr>
      <w:r w:rsidRPr="00CC3940">
        <w:rPr>
          <w:iCs/>
          <w:sz w:val="24"/>
          <w:szCs w:val="28"/>
        </w:rPr>
        <w:t>/**</w:t>
      </w:r>
    </w:p>
    <w:p w14:paraId="5426450B" w14:textId="77777777" w:rsidR="00CC3940" w:rsidRPr="00CC3940" w:rsidRDefault="00CC3940" w:rsidP="00DA3463">
      <w:pPr>
        <w:snapToGrid w:val="0"/>
        <w:rPr>
          <w:iCs/>
          <w:sz w:val="24"/>
          <w:szCs w:val="28"/>
        </w:rPr>
      </w:pPr>
      <w:r w:rsidRPr="00CC3940">
        <w:rPr>
          <w:iCs/>
          <w:sz w:val="24"/>
          <w:szCs w:val="28"/>
        </w:rPr>
        <w:t xml:space="preserve">  * 函    数：获取串口接收标志位</w:t>
      </w:r>
    </w:p>
    <w:p w14:paraId="5B339960" w14:textId="77777777" w:rsidR="00CC3940" w:rsidRPr="00CC3940" w:rsidRDefault="00CC3940" w:rsidP="00DA3463">
      <w:pPr>
        <w:snapToGrid w:val="0"/>
        <w:rPr>
          <w:iCs/>
          <w:sz w:val="24"/>
          <w:szCs w:val="28"/>
        </w:rPr>
      </w:pPr>
      <w:r w:rsidRPr="00CC3940">
        <w:rPr>
          <w:iCs/>
          <w:sz w:val="24"/>
          <w:szCs w:val="28"/>
        </w:rPr>
        <w:t xml:space="preserve">  * 参    数：无</w:t>
      </w:r>
    </w:p>
    <w:p w14:paraId="658FE4AB" w14:textId="77777777" w:rsidR="00CC3940" w:rsidRPr="00CC3940" w:rsidRDefault="00CC3940" w:rsidP="00DA3463">
      <w:pPr>
        <w:snapToGrid w:val="0"/>
        <w:rPr>
          <w:iCs/>
          <w:sz w:val="24"/>
          <w:szCs w:val="28"/>
        </w:rPr>
      </w:pPr>
      <w:r w:rsidRPr="00CC3940">
        <w:rPr>
          <w:iCs/>
          <w:sz w:val="24"/>
          <w:szCs w:val="28"/>
        </w:rPr>
        <w:t xml:space="preserve">  * 返 回 值：串口接收标志位，范围：0~1，接收到数据后，标志位置1，读取</w:t>
      </w:r>
      <w:proofErr w:type="gramStart"/>
      <w:r w:rsidRPr="00CC3940">
        <w:rPr>
          <w:iCs/>
          <w:sz w:val="24"/>
          <w:szCs w:val="28"/>
        </w:rPr>
        <w:t>后标志位</w:t>
      </w:r>
      <w:proofErr w:type="gramEnd"/>
      <w:r w:rsidRPr="00CC3940">
        <w:rPr>
          <w:iCs/>
          <w:sz w:val="24"/>
          <w:szCs w:val="28"/>
        </w:rPr>
        <w:t>自动清零</w:t>
      </w:r>
    </w:p>
    <w:p w14:paraId="5C446A6E" w14:textId="77777777" w:rsidR="00CC3940" w:rsidRPr="00CC3940" w:rsidRDefault="00CC3940" w:rsidP="00DA3463">
      <w:pPr>
        <w:snapToGrid w:val="0"/>
        <w:rPr>
          <w:iCs/>
          <w:sz w:val="24"/>
          <w:szCs w:val="28"/>
        </w:rPr>
      </w:pPr>
      <w:r w:rsidRPr="00CC3940">
        <w:rPr>
          <w:iCs/>
          <w:sz w:val="24"/>
          <w:szCs w:val="28"/>
        </w:rPr>
        <w:t xml:space="preserve">  */</w:t>
      </w:r>
    </w:p>
    <w:p w14:paraId="47B3F6E5" w14:textId="77777777" w:rsidR="00CC3940" w:rsidRPr="00CC3940" w:rsidRDefault="00CC3940" w:rsidP="00DA3463">
      <w:pPr>
        <w:snapToGrid w:val="0"/>
        <w:rPr>
          <w:iCs/>
          <w:sz w:val="24"/>
          <w:szCs w:val="28"/>
        </w:rPr>
      </w:pPr>
      <w:r w:rsidRPr="00CC3940">
        <w:rPr>
          <w:iCs/>
          <w:sz w:val="24"/>
          <w:szCs w:val="28"/>
        </w:rPr>
        <w:t>uint8_t Serial_GetRxFlag(void)</w:t>
      </w:r>
    </w:p>
    <w:p w14:paraId="5E138F79" w14:textId="77777777" w:rsidR="00CC3940" w:rsidRPr="00CC3940" w:rsidRDefault="00CC3940" w:rsidP="00DA3463">
      <w:pPr>
        <w:snapToGrid w:val="0"/>
        <w:rPr>
          <w:iCs/>
          <w:sz w:val="24"/>
          <w:szCs w:val="28"/>
        </w:rPr>
      </w:pPr>
      <w:r w:rsidRPr="00CC3940">
        <w:rPr>
          <w:iCs/>
          <w:sz w:val="24"/>
          <w:szCs w:val="28"/>
        </w:rPr>
        <w:t>{</w:t>
      </w:r>
    </w:p>
    <w:p w14:paraId="2F73FE75" w14:textId="77777777" w:rsidR="00CC3940" w:rsidRPr="00CC3940" w:rsidRDefault="00CC3940" w:rsidP="00DA3463">
      <w:pPr>
        <w:snapToGrid w:val="0"/>
        <w:rPr>
          <w:iCs/>
          <w:sz w:val="24"/>
          <w:szCs w:val="28"/>
        </w:rPr>
      </w:pPr>
      <w:r w:rsidRPr="00CC3940">
        <w:rPr>
          <w:iCs/>
          <w:sz w:val="24"/>
          <w:szCs w:val="28"/>
        </w:rPr>
        <w:tab/>
        <w:t>if (Serial_RxFlag == 1)</w:t>
      </w:r>
      <w:r w:rsidRPr="00CC3940">
        <w:rPr>
          <w:iCs/>
          <w:sz w:val="24"/>
          <w:szCs w:val="28"/>
        </w:rPr>
        <w:tab/>
      </w:r>
      <w:r w:rsidRPr="00CC3940">
        <w:rPr>
          <w:iCs/>
          <w:sz w:val="24"/>
          <w:szCs w:val="28"/>
        </w:rPr>
        <w:tab/>
      </w:r>
      <w:r w:rsidRPr="00CC3940">
        <w:rPr>
          <w:iCs/>
          <w:sz w:val="24"/>
          <w:szCs w:val="28"/>
        </w:rPr>
        <w:tab/>
        <w:t>//如果标志位为1</w:t>
      </w:r>
    </w:p>
    <w:p w14:paraId="0FF59EC1" w14:textId="77777777" w:rsidR="00CC3940" w:rsidRPr="00CC3940" w:rsidRDefault="00CC3940" w:rsidP="00DA3463">
      <w:pPr>
        <w:snapToGrid w:val="0"/>
        <w:rPr>
          <w:iCs/>
          <w:sz w:val="24"/>
          <w:szCs w:val="28"/>
        </w:rPr>
      </w:pPr>
      <w:r w:rsidRPr="00CC3940">
        <w:rPr>
          <w:iCs/>
          <w:sz w:val="24"/>
          <w:szCs w:val="28"/>
        </w:rPr>
        <w:tab/>
        <w:t>{</w:t>
      </w:r>
    </w:p>
    <w:p w14:paraId="5CD81A31"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Serial_RxFlag = 0;</w:t>
      </w:r>
    </w:p>
    <w:p w14:paraId="6971BFF6"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return 1;</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//则返回1，并自动清零标志位</w:t>
      </w:r>
    </w:p>
    <w:p w14:paraId="4BDE2B5D" w14:textId="77777777" w:rsidR="00CC3940" w:rsidRPr="00CC3940" w:rsidRDefault="00CC3940" w:rsidP="00DA3463">
      <w:pPr>
        <w:snapToGrid w:val="0"/>
        <w:rPr>
          <w:iCs/>
          <w:sz w:val="24"/>
          <w:szCs w:val="28"/>
        </w:rPr>
      </w:pPr>
      <w:r w:rsidRPr="00CC3940">
        <w:rPr>
          <w:iCs/>
          <w:sz w:val="24"/>
          <w:szCs w:val="28"/>
        </w:rPr>
        <w:tab/>
        <w:t>}</w:t>
      </w:r>
    </w:p>
    <w:p w14:paraId="25327750" w14:textId="77777777" w:rsidR="00CC3940" w:rsidRPr="00CC3940" w:rsidRDefault="00CC3940" w:rsidP="00DA3463">
      <w:pPr>
        <w:snapToGrid w:val="0"/>
        <w:rPr>
          <w:iCs/>
          <w:sz w:val="24"/>
          <w:szCs w:val="28"/>
        </w:rPr>
      </w:pPr>
      <w:r w:rsidRPr="00CC3940">
        <w:rPr>
          <w:iCs/>
          <w:sz w:val="24"/>
          <w:szCs w:val="28"/>
        </w:rPr>
        <w:tab/>
        <w:t>return 0;</w:t>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r>
      <w:r w:rsidRPr="00CC3940">
        <w:rPr>
          <w:iCs/>
          <w:sz w:val="24"/>
          <w:szCs w:val="28"/>
        </w:rPr>
        <w:tab/>
        <w:t>//如果标志位为0，则返回0</w:t>
      </w:r>
    </w:p>
    <w:p w14:paraId="5EEFE511" w14:textId="0DCDF81D" w:rsidR="00CC3940" w:rsidRPr="00CC3940" w:rsidRDefault="00CC3940" w:rsidP="00DA3463">
      <w:pPr>
        <w:snapToGrid w:val="0"/>
        <w:rPr>
          <w:iCs/>
          <w:sz w:val="24"/>
          <w:szCs w:val="28"/>
        </w:rPr>
      </w:pPr>
      <w:r w:rsidRPr="00CC3940">
        <w:rPr>
          <w:iCs/>
          <w:sz w:val="24"/>
          <w:szCs w:val="28"/>
        </w:rPr>
        <w:t>}</w:t>
      </w:r>
    </w:p>
    <w:p w14:paraId="3433AE78" w14:textId="77777777" w:rsidR="00CC3940" w:rsidRPr="00CC3940" w:rsidRDefault="00CC3940" w:rsidP="00DA3463">
      <w:pPr>
        <w:snapToGrid w:val="0"/>
        <w:rPr>
          <w:iCs/>
          <w:sz w:val="24"/>
          <w:szCs w:val="28"/>
        </w:rPr>
      </w:pPr>
      <w:r w:rsidRPr="00CC3940">
        <w:rPr>
          <w:iCs/>
          <w:sz w:val="24"/>
          <w:szCs w:val="28"/>
        </w:rPr>
        <w:t>/**</w:t>
      </w:r>
    </w:p>
    <w:p w14:paraId="3DB8FDA5" w14:textId="77777777" w:rsidR="00CC3940" w:rsidRPr="00CC3940" w:rsidRDefault="00CC3940" w:rsidP="00DA3463">
      <w:pPr>
        <w:snapToGrid w:val="0"/>
        <w:rPr>
          <w:iCs/>
          <w:sz w:val="24"/>
          <w:szCs w:val="28"/>
        </w:rPr>
      </w:pPr>
      <w:r w:rsidRPr="00CC3940">
        <w:rPr>
          <w:iCs/>
          <w:sz w:val="24"/>
          <w:szCs w:val="28"/>
        </w:rPr>
        <w:t xml:space="preserve">  * 函    数：获取串口接收的数据</w:t>
      </w:r>
    </w:p>
    <w:p w14:paraId="7CE78ACA" w14:textId="77777777" w:rsidR="00CC3940" w:rsidRPr="00CC3940" w:rsidRDefault="00CC3940" w:rsidP="00DA3463">
      <w:pPr>
        <w:snapToGrid w:val="0"/>
        <w:rPr>
          <w:iCs/>
          <w:sz w:val="24"/>
          <w:szCs w:val="28"/>
        </w:rPr>
      </w:pPr>
      <w:r w:rsidRPr="00CC3940">
        <w:rPr>
          <w:iCs/>
          <w:sz w:val="24"/>
          <w:szCs w:val="28"/>
        </w:rPr>
        <w:t xml:space="preserve">  * 参    数：无</w:t>
      </w:r>
    </w:p>
    <w:p w14:paraId="59C45E25" w14:textId="77777777" w:rsidR="00CC3940" w:rsidRPr="00CC3940" w:rsidRDefault="00CC3940" w:rsidP="00DA3463">
      <w:pPr>
        <w:snapToGrid w:val="0"/>
        <w:rPr>
          <w:iCs/>
          <w:sz w:val="24"/>
          <w:szCs w:val="28"/>
        </w:rPr>
      </w:pPr>
      <w:r w:rsidRPr="00CC3940">
        <w:rPr>
          <w:iCs/>
          <w:sz w:val="24"/>
          <w:szCs w:val="28"/>
        </w:rPr>
        <w:t xml:space="preserve">  * 返 回 值：接收的数据，范围：0~255</w:t>
      </w:r>
    </w:p>
    <w:p w14:paraId="5D5C8788" w14:textId="77777777" w:rsidR="00CC3940" w:rsidRPr="00CC3940" w:rsidRDefault="00CC3940" w:rsidP="00DA3463">
      <w:pPr>
        <w:snapToGrid w:val="0"/>
        <w:rPr>
          <w:iCs/>
          <w:sz w:val="24"/>
          <w:szCs w:val="28"/>
        </w:rPr>
      </w:pPr>
      <w:r w:rsidRPr="00CC3940">
        <w:rPr>
          <w:iCs/>
          <w:sz w:val="24"/>
          <w:szCs w:val="28"/>
        </w:rPr>
        <w:t xml:space="preserve">  */</w:t>
      </w:r>
    </w:p>
    <w:p w14:paraId="41C8614B" w14:textId="77777777" w:rsidR="00CC3940" w:rsidRPr="00CC3940" w:rsidRDefault="00CC3940" w:rsidP="00DA3463">
      <w:pPr>
        <w:snapToGrid w:val="0"/>
        <w:rPr>
          <w:iCs/>
          <w:sz w:val="24"/>
          <w:szCs w:val="28"/>
        </w:rPr>
      </w:pPr>
      <w:r w:rsidRPr="00CC3940">
        <w:rPr>
          <w:iCs/>
          <w:sz w:val="24"/>
          <w:szCs w:val="28"/>
        </w:rPr>
        <w:t>uint8_t Serial_GetRxData(void)</w:t>
      </w:r>
    </w:p>
    <w:p w14:paraId="3F4961DF" w14:textId="77777777" w:rsidR="00CC3940" w:rsidRPr="00CC3940" w:rsidRDefault="00CC3940" w:rsidP="00DA3463">
      <w:pPr>
        <w:snapToGrid w:val="0"/>
        <w:rPr>
          <w:iCs/>
          <w:sz w:val="24"/>
          <w:szCs w:val="28"/>
        </w:rPr>
      </w:pPr>
      <w:r w:rsidRPr="00CC3940">
        <w:rPr>
          <w:iCs/>
          <w:sz w:val="24"/>
          <w:szCs w:val="28"/>
        </w:rPr>
        <w:t>{</w:t>
      </w:r>
    </w:p>
    <w:p w14:paraId="7D3C89DD" w14:textId="77777777" w:rsidR="00CC3940" w:rsidRPr="00CC3940" w:rsidRDefault="00CC3940" w:rsidP="00DA3463">
      <w:pPr>
        <w:snapToGrid w:val="0"/>
        <w:rPr>
          <w:iCs/>
          <w:sz w:val="24"/>
          <w:szCs w:val="28"/>
        </w:rPr>
      </w:pPr>
      <w:r w:rsidRPr="00CC3940">
        <w:rPr>
          <w:iCs/>
          <w:sz w:val="24"/>
          <w:szCs w:val="28"/>
        </w:rPr>
        <w:tab/>
        <w:t>return Serial_RxData;</w:t>
      </w:r>
      <w:r w:rsidRPr="00CC3940">
        <w:rPr>
          <w:iCs/>
          <w:sz w:val="24"/>
          <w:szCs w:val="28"/>
        </w:rPr>
        <w:tab/>
      </w:r>
      <w:r w:rsidRPr="00CC3940">
        <w:rPr>
          <w:iCs/>
          <w:sz w:val="24"/>
          <w:szCs w:val="28"/>
        </w:rPr>
        <w:tab/>
      </w:r>
      <w:r w:rsidRPr="00CC3940">
        <w:rPr>
          <w:iCs/>
          <w:sz w:val="24"/>
          <w:szCs w:val="28"/>
        </w:rPr>
        <w:tab/>
        <w:t>//返回接收的数据变量</w:t>
      </w:r>
    </w:p>
    <w:p w14:paraId="1681EC08" w14:textId="77777777" w:rsidR="00CC3940" w:rsidRPr="00CC3940" w:rsidRDefault="00CC3940" w:rsidP="00DA3463">
      <w:pPr>
        <w:snapToGrid w:val="0"/>
        <w:rPr>
          <w:iCs/>
          <w:sz w:val="24"/>
          <w:szCs w:val="28"/>
        </w:rPr>
      </w:pPr>
      <w:r w:rsidRPr="00CC3940">
        <w:rPr>
          <w:iCs/>
          <w:sz w:val="24"/>
          <w:szCs w:val="28"/>
        </w:rPr>
        <w:t>}</w:t>
      </w:r>
    </w:p>
    <w:p w14:paraId="1148B56B" w14:textId="77777777" w:rsidR="00CC3940" w:rsidRPr="00CC3940" w:rsidRDefault="00CC3940" w:rsidP="00DA3463">
      <w:pPr>
        <w:snapToGrid w:val="0"/>
        <w:rPr>
          <w:iCs/>
          <w:sz w:val="24"/>
          <w:szCs w:val="28"/>
        </w:rPr>
      </w:pPr>
    </w:p>
    <w:p w14:paraId="2D647A6D" w14:textId="77777777" w:rsidR="00CC3940" w:rsidRPr="00CC3940" w:rsidRDefault="00CC3940" w:rsidP="00DA3463">
      <w:pPr>
        <w:snapToGrid w:val="0"/>
        <w:rPr>
          <w:iCs/>
          <w:sz w:val="24"/>
          <w:szCs w:val="28"/>
        </w:rPr>
      </w:pPr>
      <w:r w:rsidRPr="00CC3940">
        <w:rPr>
          <w:iCs/>
          <w:sz w:val="24"/>
          <w:szCs w:val="28"/>
        </w:rPr>
        <w:t>/**</w:t>
      </w:r>
    </w:p>
    <w:p w14:paraId="02B9760D" w14:textId="77777777" w:rsidR="00CC3940" w:rsidRPr="00CC3940" w:rsidRDefault="00CC3940" w:rsidP="00DA3463">
      <w:pPr>
        <w:snapToGrid w:val="0"/>
        <w:rPr>
          <w:iCs/>
          <w:sz w:val="24"/>
          <w:szCs w:val="28"/>
        </w:rPr>
      </w:pPr>
      <w:r w:rsidRPr="00CC3940">
        <w:rPr>
          <w:iCs/>
          <w:sz w:val="24"/>
          <w:szCs w:val="28"/>
        </w:rPr>
        <w:t xml:space="preserve">  * 函    数：USART1中断函数</w:t>
      </w:r>
    </w:p>
    <w:p w14:paraId="1FF28B05" w14:textId="77777777" w:rsidR="00CC3940" w:rsidRPr="00CC3940" w:rsidRDefault="00CC3940" w:rsidP="00DA3463">
      <w:pPr>
        <w:snapToGrid w:val="0"/>
        <w:rPr>
          <w:iCs/>
          <w:sz w:val="24"/>
          <w:szCs w:val="28"/>
        </w:rPr>
      </w:pPr>
      <w:r w:rsidRPr="00CC3940">
        <w:rPr>
          <w:iCs/>
          <w:sz w:val="24"/>
          <w:szCs w:val="28"/>
        </w:rPr>
        <w:t xml:space="preserve">  * 参    数：无</w:t>
      </w:r>
    </w:p>
    <w:p w14:paraId="36CBFE6F" w14:textId="77777777" w:rsidR="00CC3940" w:rsidRPr="00CC3940" w:rsidRDefault="00CC3940" w:rsidP="00DA3463">
      <w:pPr>
        <w:snapToGrid w:val="0"/>
        <w:rPr>
          <w:iCs/>
          <w:sz w:val="24"/>
          <w:szCs w:val="28"/>
        </w:rPr>
      </w:pPr>
      <w:r w:rsidRPr="00CC3940">
        <w:rPr>
          <w:iCs/>
          <w:sz w:val="24"/>
          <w:szCs w:val="28"/>
        </w:rPr>
        <w:t xml:space="preserve">  * 返 回 值：无</w:t>
      </w:r>
    </w:p>
    <w:p w14:paraId="4AECBAF8" w14:textId="77777777" w:rsidR="00CC3940" w:rsidRPr="00CC3940" w:rsidRDefault="00CC3940" w:rsidP="00DA3463">
      <w:pPr>
        <w:snapToGrid w:val="0"/>
        <w:rPr>
          <w:iCs/>
          <w:sz w:val="24"/>
          <w:szCs w:val="28"/>
        </w:rPr>
      </w:pPr>
      <w:r w:rsidRPr="00CC3940">
        <w:rPr>
          <w:iCs/>
          <w:sz w:val="24"/>
          <w:szCs w:val="28"/>
        </w:rPr>
        <w:t xml:space="preserve">  * 注意事项：此函数为中断函数，无需调用，中断触发后自动执行</w:t>
      </w:r>
    </w:p>
    <w:p w14:paraId="76CDA358" w14:textId="77777777" w:rsidR="00CC3940" w:rsidRPr="00CC3940" w:rsidRDefault="00CC3940" w:rsidP="00DA3463">
      <w:pPr>
        <w:snapToGrid w:val="0"/>
        <w:rPr>
          <w:iCs/>
          <w:sz w:val="24"/>
          <w:szCs w:val="28"/>
        </w:rPr>
      </w:pPr>
      <w:r w:rsidRPr="00CC3940">
        <w:rPr>
          <w:iCs/>
          <w:sz w:val="24"/>
          <w:szCs w:val="28"/>
        </w:rPr>
        <w:t xml:space="preserve">  *           函数名为预留的指定名称，可以从启动文件复制</w:t>
      </w:r>
    </w:p>
    <w:p w14:paraId="4A004C59" w14:textId="77777777" w:rsidR="00CC3940" w:rsidRPr="00CC3940" w:rsidRDefault="00CC3940" w:rsidP="00DA3463">
      <w:pPr>
        <w:snapToGrid w:val="0"/>
        <w:rPr>
          <w:iCs/>
          <w:sz w:val="24"/>
          <w:szCs w:val="28"/>
        </w:rPr>
      </w:pPr>
      <w:r w:rsidRPr="00CC3940">
        <w:rPr>
          <w:iCs/>
          <w:sz w:val="24"/>
          <w:szCs w:val="28"/>
        </w:rPr>
        <w:t xml:space="preserve">  *           </w:t>
      </w:r>
      <w:proofErr w:type="gramStart"/>
      <w:r w:rsidRPr="00CC3940">
        <w:rPr>
          <w:iCs/>
          <w:sz w:val="24"/>
          <w:szCs w:val="28"/>
        </w:rPr>
        <w:t>请确保</w:t>
      </w:r>
      <w:proofErr w:type="gramEnd"/>
      <w:r w:rsidRPr="00CC3940">
        <w:rPr>
          <w:iCs/>
          <w:sz w:val="24"/>
          <w:szCs w:val="28"/>
        </w:rPr>
        <w:t>函数名正确，不能有任何差异，否则中断函数将不能进入</w:t>
      </w:r>
    </w:p>
    <w:p w14:paraId="087DC309" w14:textId="77777777" w:rsidR="00CC3940" w:rsidRPr="00CC3940" w:rsidRDefault="00CC3940" w:rsidP="00DA3463">
      <w:pPr>
        <w:snapToGrid w:val="0"/>
        <w:rPr>
          <w:iCs/>
          <w:sz w:val="24"/>
          <w:szCs w:val="28"/>
        </w:rPr>
      </w:pPr>
      <w:r w:rsidRPr="00CC3940">
        <w:rPr>
          <w:iCs/>
          <w:sz w:val="24"/>
          <w:szCs w:val="28"/>
        </w:rPr>
        <w:t xml:space="preserve">  */</w:t>
      </w:r>
    </w:p>
    <w:p w14:paraId="5BAFD56F" w14:textId="77777777" w:rsidR="00CC3940" w:rsidRPr="00CC3940" w:rsidRDefault="00CC3940" w:rsidP="00DA3463">
      <w:pPr>
        <w:snapToGrid w:val="0"/>
        <w:rPr>
          <w:iCs/>
          <w:sz w:val="24"/>
          <w:szCs w:val="28"/>
        </w:rPr>
      </w:pPr>
      <w:r w:rsidRPr="00CC3940">
        <w:rPr>
          <w:iCs/>
          <w:sz w:val="24"/>
          <w:szCs w:val="28"/>
        </w:rPr>
        <w:t xml:space="preserve">u8 </w:t>
      </w:r>
      <w:proofErr w:type="gramStart"/>
      <w:r w:rsidRPr="00CC3940">
        <w:rPr>
          <w:iCs/>
          <w:sz w:val="24"/>
          <w:szCs w:val="28"/>
        </w:rPr>
        <w:t>UsartSendFlag ;</w:t>
      </w:r>
      <w:proofErr w:type="gramEnd"/>
    </w:p>
    <w:p w14:paraId="039BE0C4" w14:textId="77777777" w:rsidR="00CC3940" w:rsidRPr="00CC3940" w:rsidRDefault="00CC3940" w:rsidP="00DA3463">
      <w:pPr>
        <w:snapToGrid w:val="0"/>
        <w:rPr>
          <w:iCs/>
          <w:sz w:val="24"/>
          <w:szCs w:val="28"/>
        </w:rPr>
      </w:pPr>
      <w:r w:rsidRPr="00CC3940">
        <w:rPr>
          <w:iCs/>
          <w:sz w:val="24"/>
          <w:szCs w:val="28"/>
        </w:rPr>
        <w:t xml:space="preserve">void USART1_IRQHandler(void)                </w:t>
      </w:r>
      <w:r w:rsidRPr="00CC3940">
        <w:rPr>
          <w:iCs/>
          <w:sz w:val="24"/>
          <w:szCs w:val="28"/>
        </w:rPr>
        <w:tab/>
      </w:r>
    </w:p>
    <w:p w14:paraId="0E0A5FBA" w14:textId="77777777" w:rsidR="00CC3940" w:rsidRPr="00CC3940" w:rsidRDefault="00CC3940" w:rsidP="00DA3463">
      <w:pPr>
        <w:snapToGrid w:val="0"/>
        <w:rPr>
          <w:iCs/>
          <w:sz w:val="24"/>
          <w:szCs w:val="28"/>
        </w:rPr>
      </w:pPr>
      <w:r w:rsidRPr="00CC3940">
        <w:rPr>
          <w:iCs/>
          <w:sz w:val="24"/>
          <w:szCs w:val="28"/>
        </w:rPr>
        <w:t>{</w:t>
      </w:r>
    </w:p>
    <w:p w14:paraId="3F070F9A" w14:textId="77777777" w:rsidR="00CC3940" w:rsidRPr="00CC3940" w:rsidRDefault="00CC3940" w:rsidP="00DA3463">
      <w:pPr>
        <w:snapToGrid w:val="0"/>
        <w:rPr>
          <w:iCs/>
          <w:sz w:val="24"/>
          <w:szCs w:val="28"/>
        </w:rPr>
      </w:pPr>
      <w:r w:rsidRPr="00CC3940">
        <w:rPr>
          <w:iCs/>
          <w:sz w:val="24"/>
          <w:szCs w:val="28"/>
        </w:rPr>
        <w:t xml:space="preserve">    u8 Res;</w:t>
      </w:r>
    </w:p>
    <w:p w14:paraId="0CEE6728" w14:textId="77777777" w:rsidR="00CC3940" w:rsidRPr="00CC3940" w:rsidRDefault="00CC3940" w:rsidP="00DA3463">
      <w:pPr>
        <w:snapToGrid w:val="0"/>
        <w:rPr>
          <w:iCs/>
          <w:sz w:val="24"/>
          <w:szCs w:val="28"/>
        </w:rPr>
      </w:pPr>
      <w:r w:rsidRPr="00CC3940">
        <w:rPr>
          <w:iCs/>
          <w:sz w:val="24"/>
          <w:szCs w:val="28"/>
        </w:rPr>
        <w:t xml:space="preserve">    static char RecState;</w:t>
      </w:r>
    </w:p>
    <w:p w14:paraId="30F825B3" w14:textId="77777777" w:rsidR="00CC3940" w:rsidRPr="00CC3940" w:rsidRDefault="00CC3940" w:rsidP="00DA3463">
      <w:pPr>
        <w:snapToGrid w:val="0"/>
        <w:rPr>
          <w:iCs/>
          <w:sz w:val="24"/>
          <w:szCs w:val="28"/>
        </w:rPr>
      </w:pPr>
    </w:p>
    <w:p w14:paraId="3ACB1866" w14:textId="77777777" w:rsidR="00CC3940" w:rsidRPr="00CC3940" w:rsidRDefault="00CC3940" w:rsidP="00DA3463">
      <w:pPr>
        <w:snapToGrid w:val="0"/>
        <w:rPr>
          <w:iCs/>
          <w:sz w:val="24"/>
          <w:szCs w:val="28"/>
        </w:rPr>
      </w:pPr>
      <w:r w:rsidRPr="00CC3940">
        <w:rPr>
          <w:iCs/>
          <w:sz w:val="24"/>
          <w:szCs w:val="28"/>
        </w:rPr>
        <w:lastRenderedPageBreak/>
        <w:t xml:space="preserve">    </w:t>
      </w:r>
      <w:proofErr w:type="gramStart"/>
      <w:r w:rsidRPr="00CC3940">
        <w:rPr>
          <w:iCs/>
          <w:sz w:val="24"/>
          <w:szCs w:val="28"/>
        </w:rPr>
        <w:t>if(</w:t>
      </w:r>
      <w:proofErr w:type="gramEnd"/>
      <w:r w:rsidRPr="00CC3940">
        <w:rPr>
          <w:iCs/>
          <w:sz w:val="24"/>
          <w:szCs w:val="28"/>
        </w:rPr>
        <w:t>USART_GetITStatus(USART1, USART_IT_RXNE) != RESET)  //接收中断</w:t>
      </w:r>
    </w:p>
    <w:p w14:paraId="1C73C8C3" w14:textId="77777777" w:rsidR="00CC3940" w:rsidRPr="00CC3940" w:rsidRDefault="00CC3940" w:rsidP="00DA3463">
      <w:pPr>
        <w:snapToGrid w:val="0"/>
        <w:rPr>
          <w:iCs/>
          <w:sz w:val="24"/>
          <w:szCs w:val="28"/>
        </w:rPr>
      </w:pPr>
      <w:r w:rsidRPr="00CC3940">
        <w:rPr>
          <w:iCs/>
          <w:sz w:val="24"/>
          <w:szCs w:val="28"/>
        </w:rPr>
        <w:t xml:space="preserve">    {</w:t>
      </w:r>
    </w:p>
    <w:p w14:paraId="20E9B42A" w14:textId="77777777" w:rsidR="00CC3940" w:rsidRPr="00CC3940" w:rsidRDefault="00CC3940" w:rsidP="00DA3463">
      <w:pPr>
        <w:snapToGrid w:val="0"/>
        <w:rPr>
          <w:iCs/>
          <w:sz w:val="24"/>
          <w:szCs w:val="28"/>
        </w:rPr>
      </w:pPr>
      <w:r w:rsidRPr="00CC3940">
        <w:rPr>
          <w:iCs/>
          <w:sz w:val="24"/>
          <w:szCs w:val="28"/>
        </w:rPr>
        <w:t xml:space="preserve">        Res = USART_ReceiveData(USART1);</w:t>
      </w:r>
      <w:r w:rsidRPr="00CC3940">
        <w:rPr>
          <w:iCs/>
          <w:sz w:val="24"/>
          <w:szCs w:val="28"/>
        </w:rPr>
        <w:tab/>
        <w:t>//读取接收到的数据</w:t>
      </w:r>
    </w:p>
    <w:p w14:paraId="40B16222" w14:textId="77777777" w:rsidR="00CC3940" w:rsidRPr="00CC3940" w:rsidRDefault="00CC3940" w:rsidP="00DA3463">
      <w:pPr>
        <w:snapToGrid w:val="0"/>
        <w:rPr>
          <w:iCs/>
          <w:sz w:val="24"/>
          <w:szCs w:val="28"/>
        </w:rPr>
      </w:pPr>
      <w:r w:rsidRPr="00CC3940">
        <w:rPr>
          <w:iCs/>
          <w:sz w:val="24"/>
          <w:szCs w:val="28"/>
        </w:rPr>
        <w:t xml:space="preserve">                      </w:t>
      </w:r>
    </w:p>
    <w:p w14:paraId="700E9900"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if(</w:t>
      </w:r>
      <w:proofErr w:type="gramEnd"/>
      <w:r w:rsidRPr="00CC3940">
        <w:rPr>
          <w:iCs/>
          <w:sz w:val="24"/>
          <w:szCs w:val="28"/>
        </w:rPr>
        <w:t>Res == 0x11) RecState = 1;</w:t>
      </w:r>
    </w:p>
    <w:p w14:paraId="7B108F5B" w14:textId="77777777" w:rsidR="00CC3940" w:rsidRPr="00CC3940" w:rsidRDefault="00CC3940" w:rsidP="00DA3463">
      <w:pPr>
        <w:snapToGrid w:val="0"/>
        <w:rPr>
          <w:iCs/>
          <w:sz w:val="24"/>
          <w:szCs w:val="28"/>
        </w:rPr>
      </w:pPr>
      <w:r w:rsidRPr="00CC3940">
        <w:rPr>
          <w:iCs/>
          <w:sz w:val="24"/>
          <w:szCs w:val="28"/>
        </w:rPr>
        <w:t xml:space="preserve">        else </w:t>
      </w:r>
      <w:proofErr w:type="gramStart"/>
      <w:r w:rsidRPr="00CC3940">
        <w:rPr>
          <w:iCs/>
          <w:sz w:val="24"/>
          <w:szCs w:val="28"/>
        </w:rPr>
        <w:t>if(</w:t>
      </w:r>
      <w:proofErr w:type="gramEnd"/>
      <w:r w:rsidRPr="00CC3940">
        <w:rPr>
          <w:iCs/>
          <w:sz w:val="24"/>
          <w:szCs w:val="28"/>
        </w:rPr>
        <w:t xml:space="preserve">RecState == 1 &amp;&amp; Res == 0x22) RecState = 2; </w:t>
      </w:r>
    </w:p>
    <w:p w14:paraId="455887BA" w14:textId="77777777" w:rsidR="00CC3940" w:rsidRPr="00CC3940" w:rsidRDefault="00CC3940" w:rsidP="00DA3463">
      <w:pPr>
        <w:snapToGrid w:val="0"/>
        <w:rPr>
          <w:iCs/>
          <w:sz w:val="24"/>
          <w:szCs w:val="28"/>
        </w:rPr>
      </w:pPr>
      <w:r w:rsidRPr="00CC3940">
        <w:rPr>
          <w:iCs/>
          <w:sz w:val="24"/>
          <w:szCs w:val="28"/>
        </w:rPr>
        <w:t xml:space="preserve">        else </w:t>
      </w:r>
      <w:proofErr w:type="gramStart"/>
      <w:r w:rsidRPr="00CC3940">
        <w:rPr>
          <w:iCs/>
          <w:sz w:val="24"/>
          <w:szCs w:val="28"/>
        </w:rPr>
        <w:t>if(</w:t>
      </w:r>
      <w:proofErr w:type="gramEnd"/>
      <w:r w:rsidRPr="00CC3940">
        <w:rPr>
          <w:iCs/>
          <w:sz w:val="24"/>
          <w:szCs w:val="28"/>
        </w:rPr>
        <w:t>RecState == 2 &amp;&amp; Res == 0x33) RecState = 3;</w:t>
      </w:r>
    </w:p>
    <w:p w14:paraId="705BB32C" w14:textId="77777777" w:rsidR="00CC3940" w:rsidRPr="00CC3940" w:rsidRDefault="00CC3940" w:rsidP="00DA3463">
      <w:pPr>
        <w:snapToGrid w:val="0"/>
        <w:rPr>
          <w:iCs/>
          <w:sz w:val="24"/>
          <w:szCs w:val="28"/>
        </w:rPr>
      </w:pPr>
      <w:r w:rsidRPr="00CC3940">
        <w:rPr>
          <w:iCs/>
          <w:sz w:val="24"/>
          <w:szCs w:val="28"/>
        </w:rPr>
        <w:t xml:space="preserve">        else </w:t>
      </w:r>
      <w:proofErr w:type="gramStart"/>
      <w:r w:rsidRPr="00CC3940">
        <w:rPr>
          <w:iCs/>
          <w:sz w:val="24"/>
          <w:szCs w:val="28"/>
        </w:rPr>
        <w:t>if(</w:t>
      </w:r>
      <w:proofErr w:type="gramEnd"/>
      <w:r w:rsidRPr="00CC3940">
        <w:rPr>
          <w:iCs/>
          <w:sz w:val="24"/>
          <w:szCs w:val="28"/>
        </w:rPr>
        <w:t xml:space="preserve">RecState == 3 &amp;&amp; Res == 0x44) </w:t>
      </w:r>
    </w:p>
    <w:p w14:paraId="08F59F91" w14:textId="77777777" w:rsidR="00CC3940" w:rsidRPr="00CC3940" w:rsidRDefault="00CC3940" w:rsidP="00DA3463">
      <w:pPr>
        <w:snapToGrid w:val="0"/>
        <w:rPr>
          <w:iCs/>
          <w:sz w:val="24"/>
          <w:szCs w:val="28"/>
        </w:rPr>
      </w:pPr>
      <w:r w:rsidRPr="00CC3940">
        <w:rPr>
          <w:iCs/>
          <w:sz w:val="24"/>
          <w:szCs w:val="28"/>
        </w:rPr>
        <w:t xml:space="preserve">        {</w:t>
      </w:r>
    </w:p>
    <w:p w14:paraId="51F72576" w14:textId="77777777" w:rsidR="00CC3940" w:rsidRPr="00CC3940" w:rsidRDefault="00CC3940" w:rsidP="00DA3463">
      <w:pPr>
        <w:snapToGrid w:val="0"/>
        <w:rPr>
          <w:iCs/>
          <w:sz w:val="24"/>
          <w:szCs w:val="28"/>
        </w:rPr>
      </w:pPr>
      <w:r w:rsidRPr="00CC3940">
        <w:rPr>
          <w:iCs/>
          <w:sz w:val="24"/>
          <w:szCs w:val="28"/>
        </w:rPr>
        <w:t xml:space="preserve">            RecState = 0;</w:t>
      </w:r>
    </w:p>
    <w:p w14:paraId="11650B05" w14:textId="77777777" w:rsidR="00CC3940" w:rsidRPr="00CC3940" w:rsidRDefault="00CC3940" w:rsidP="00DA3463">
      <w:pPr>
        <w:snapToGrid w:val="0"/>
        <w:rPr>
          <w:iCs/>
          <w:sz w:val="24"/>
          <w:szCs w:val="28"/>
        </w:rPr>
      </w:pPr>
      <w:r w:rsidRPr="00CC3940">
        <w:rPr>
          <w:iCs/>
          <w:sz w:val="24"/>
          <w:szCs w:val="28"/>
        </w:rPr>
        <w:t xml:space="preserve">            UsartSendFlag = 1;</w:t>
      </w:r>
    </w:p>
    <w:p w14:paraId="6C64688D" w14:textId="77777777" w:rsidR="00CC3940" w:rsidRPr="00CC3940" w:rsidRDefault="00CC3940" w:rsidP="00DA3463">
      <w:pPr>
        <w:snapToGrid w:val="0"/>
        <w:rPr>
          <w:iCs/>
          <w:sz w:val="24"/>
          <w:szCs w:val="28"/>
        </w:rPr>
      </w:pPr>
      <w:r w:rsidRPr="00CC3940">
        <w:rPr>
          <w:iCs/>
          <w:sz w:val="24"/>
          <w:szCs w:val="28"/>
        </w:rPr>
        <w:t xml:space="preserve">        }</w:t>
      </w:r>
    </w:p>
    <w:p w14:paraId="630BC9BA"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else</w:t>
      </w:r>
    </w:p>
    <w:p w14:paraId="5646E2F9"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w:t>
      </w:r>
    </w:p>
    <w:p w14:paraId="787E54B4"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r>
      <w:r w:rsidRPr="00CC3940">
        <w:rPr>
          <w:iCs/>
          <w:sz w:val="24"/>
          <w:szCs w:val="28"/>
        </w:rPr>
        <w:tab/>
        <w:t>RecState = 0;</w:t>
      </w:r>
    </w:p>
    <w:p w14:paraId="21846CF6" w14:textId="77777777" w:rsidR="00CC3940" w:rsidRPr="00CC3940" w:rsidRDefault="00CC3940" w:rsidP="00DA3463">
      <w:pPr>
        <w:snapToGrid w:val="0"/>
        <w:rPr>
          <w:iCs/>
          <w:sz w:val="24"/>
          <w:szCs w:val="28"/>
        </w:rPr>
      </w:pPr>
      <w:r w:rsidRPr="00CC3940">
        <w:rPr>
          <w:iCs/>
          <w:sz w:val="24"/>
          <w:szCs w:val="28"/>
        </w:rPr>
        <w:tab/>
      </w:r>
      <w:r w:rsidRPr="00CC3940">
        <w:rPr>
          <w:iCs/>
          <w:sz w:val="24"/>
          <w:szCs w:val="28"/>
        </w:rPr>
        <w:tab/>
        <w:t>}</w:t>
      </w:r>
    </w:p>
    <w:p w14:paraId="7054DEAC" w14:textId="77777777" w:rsidR="00CC3940" w:rsidRPr="00CC3940" w:rsidRDefault="00CC3940" w:rsidP="00DA3463">
      <w:pPr>
        <w:snapToGrid w:val="0"/>
        <w:rPr>
          <w:iCs/>
          <w:sz w:val="24"/>
          <w:szCs w:val="28"/>
        </w:rPr>
      </w:pPr>
      <w:r w:rsidRPr="00CC3940">
        <w:rPr>
          <w:iCs/>
          <w:sz w:val="24"/>
          <w:szCs w:val="28"/>
        </w:rPr>
        <w:t xml:space="preserve">        USART_ClearITPendingBit(USART1, USART_IT_RXNE);  //清除接收中断标志</w:t>
      </w:r>
    </w:p>
    <w:p w14:paraId="02EF6D5D" w14:textId="77777777" w:rsidR="00CC3940" w:rsidRPr="00CC3940" w:rsidRDefault="00CC3940" w:rsidP="00DA3463">
      <w:pPr>
        <w:snapToGrid w:val="0"/>
        <w:rPr>
          <w:iCs/>
          <w:sz w:val="24"/>
          <w:szCs w:val="28"/>
        </w:rPr>
      </w:pPr>
      <w:r w:rsidRPr="00CC3940">
        <w:rPr>
          <w:iCs/>
          <w:sz w:val="24"/>
          <w:szCs w:val="28"/>
        </w:rPr>
        <w:t xml:space="preserve">    }</w:t>
      </w:r>
    </w:p>
    <w:p w14:paraId="4ED88C14" w14:textId="31B430FA" w:rsidR="00CC3940" w:rsidRPr="00CC3940" w:rsidRDefault="00CC3940" w:rsidP="00DA3463">
      <w:pPr>
        <w:snapToGrid w:val="0"/>
        <w:rPr>
          <w:iCs/>
          <w:sz w:val="24"/>
          <w:szCs w:val="28"/>
        </w:rPr>
      </w:pPr>
      <w:r w:rsidRPr="00CC3940">
        <w:rPr>
          <w:iCs/>
          <w:sz w:val="24"/>
          <w:szCs w:val="28"/>
        </w:rPr>
        <w:t xml:space="preserve">} </w:t>
      </w:r>
    </w:p>
    <w:p w14:paraId="6482C3DD" w14:textId="77777777" w:rsidR="00CC3940" w:rsidRPr="00CC3940" w:rsidRDefault="00CC3940" w:rsidP="00DA3463">
      <w:pPr>
        <w:snapToGrid w:val="0"/>
        <w:rPr>
          <w:iCs/>
          <w:sz w:val="24"/>
          <w:szCs w:val="28"/>
        </w:rPr>
      </w:pPr>
      <w:r w:rsidRPr="00CC3940">
        <w:rPr>
          <w:iCs/>
          <w:sz w:val="24"/>
          <w:szCs w:val="28"/>
        </w:rPr>
        <w:t xml:space="preserve">void </w:t>
      </w:r>
      <w:proofErr w:type="gramStart"/>
      <w:r w:rsidRPr="00CC3940">
        <w:rPr>
          <w:iCs/>
          <w:sz w:val="24"/>
          <w:szCs w:val="28"/>
        </w:rPr>
        <w:t>SendDebugData(</w:t>
      </w:r>
      <w:proofErr w:type="gramEnd"/>
      <w:r w:rsidRPr="00CC3940">
        <w:rPr>
          <w:iCs/>
          <w:sz w:val="24"/>
          <w:szCs w:val="28"/>
        </w:rPr>
        <w:t>float *Data, unsigned char ByteNum)</w:t>
      </w:r>
    </w:p>
    <w:p w14:paraId="07A0E502" w14:textId="77777777" w:rsidR="00CC3940" w:rsidRPr="00CC3940" w:rsidRDefault="00CC3940" w:rsidP="00DA3463">
      <w:pPr>
        <w:snapToGrid w:val="0"/>
        <w:rPr>
          <w:iCs/>
          <w:sz w:val="24"/>
          <w:szCs w:val="28"/>
        </w:rPr>
      </w:pPr>
      <w:r w:rsidRPr="00CC3940">
        <w:rPr>
          <w:iCs/>
          <w:sz w:val="24"/>
          <w:szCs w:val="28"/>
        </w:rPr>
        <w:t>{</w:t>
      </w:r>
    </w:p>
    <w:p w14:paraId="427E2A89" w14:textId="77777777" w:rsidR="00CC3940" w:rsidRPr="00CC3940" w:rsidRDefault="00CC3940" w:rsidP="00DA3463">
      <w:pPr>
        <w:snapToGrid w:val="0"/>
        <w:rPr>
          <w:iCs/>
          <w:sz w:val="24"/>
          <w:szCs w:val="28"/>
        </w:rPr>
      </w:pPr>
      <w:r w:rsidRPr="00CC3940">
        <w:rPr>
          <w:iCs/>
          <w:sz w:val="24"/>
          <w:szCs w:val="28"/>
        </w:rPr>
        <w:t xml:space="preserve">    int i;</w:t>
      </w:r>
    </w:p>
    <w:p w14:paraId="7D329512" w14:textId="77777777" w:rsidR="00CC3940" w:rsidRPr="00CC3940" w:rsidRDefault="00CC3940" w:rsidP="00DA3463">
      <w:pPr>
        <w:snapToGrid w:val="0"/>
        <w:rPr>
          <w:iCs/>
          <w:sz w:val="24"/>
          <w:szCs w:val="28"/>
        </w:rPr>
      </w:pPr>
      <w:r w:rsidRPr="00CC3940">
        <w:rPr>
          <w:iCs/>
          <w:sz w:val="24"/>
          <w:szCs w:val="28"/>
        </w:rPr>
        <w:t xml:space="preserve">    unsigned char *p;</w:t>
      </w:r>
    </w:p>
    <w:p w14:paraId="188DC270" w14:textId="77777777" w:rsidR="00CC3940" w:rsidRPr="00CC3940" w:rsidRDefault="00CC3940" w:rsidP="00DA3463">
      <w:pPr>
        <w:snapToGrid w:val="0"/>
        <w:rPr>
          <w:iCs/>
          <w:sz w:val="24"/>
          <w:szCs w:val="28"/>
        </w:rPr>
      </w:pPr>
    </w:p>
    <w:p w14:paraId="1168EF93"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0XAA);</w:t>
      </w:r>
    </w:p>
    <w:p w14:paraId="01BB8651"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while(</w:t>
      </w:r>
      <w:proofErr w:type="gramEnd"/>
      <w:r w:rsidRPr="00CC3940">
        <w:rPr>
          <w:iCs/>
          <w:sz w:val="24"/>
          <w:szCs w:val="28"/>
        </w:rPr>
        <w:t>USART_GetFlagStatus(USART1, USART_FLAG_TXE) == RESET);</w:t>
      </w:r>
    </w:p>
    <w:p w14:paraId="121C6F7A"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0XBB);</w:t>
      </w:r>
    </w:p>
    <w:p w14:paraId="67ED4894"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while(</w:t>
      </w:r>
      <w:proofErr w:type="gramEnd"/>
      <w:r w:rsidRPr="00CC3940">
        <w:rPr>
          <w:iCs/>
          <w:sz w:val="24"/>
          <w:szCs w:val="28"/>
        </w:rPr>
        <w:t>USART_GetFlagStatus(USART1, USART_FLAG_TXE) == RESET);</w:t>
      </w:r>
    </w:p>
    <w:p w14:paraId="15063B85"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0XCC);</w:t>
      </w:r>
    </w:p>
    <w:p w14:paraId="2B262A6B"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while(</w:t>
      </w:r>
      <w:proofErr w:type="gramEnd"/>
      <w:r w:rsidRPr="00CC3940">
        <w:rPr>
          <w:iCs/>
          <w:sz w:val="24"/>
          <w:szCs w:val="28"/>
        </w:rPr>
        <w:t>USART_GetFlagStatus(USART1, USART_FLAG_TXE) == RESET);</w:t>
      </w:r>
    </w:p>
    <w:p w14:paraId="72362130"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0XDD);</w:t>
      </w:r>
    </w:p>
    <w:p w14:paraId="21A411DF"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while(</w:t>
      </w:r>
      <w:proofErr w:type="gramEnd"/>
      <w:r w:rsidRPr="00CC3940">
        <w:rPr>
          <w:iCs/>
          <w:sz w:val="24"/>
          <w:szCs w:val="28"/>
        </w:rPr>
        <w:t>USART_GetFlagStatus(USART1, USART_FLAG_TXE) == RESET);</w:t>
      </w:r>
    </w:p>
    <w:p w14:paraId="2E4E4CFD" w14:textId="77777777" w:rsidR="00CC3940" w:rsidRPr="00CC3940" w:rsidRDefault="00CC3940" w:rsidP="00DA3463">
      <w:pPr>
        <w:snapToGrid w:val="0"/>
        <w:rPr>
          <w:iCs/>
          <w:sz w:val="24"/>
          <w:szCs w:val="28"/>
        </w:rPr>
      </w:pPr>
      <w:r w:rsidRPr="00CC3940">
        <w:rPr>
          <w:iCs/>
          <w:sz w:val="24"/>
          <w:szCs w:val="28"/>
        </w:rPr>
        <w:t xml:space="preserve"> </w:t>
      </w:r>
    </w:p>
    <w:p w14:paraId="0CEC4980" w14:textId="77777777" w:rsidR="00CC3940" w:rsidRPr="00CC3940" w:rsidRDefault="00CC3940" w:rsidP="00DA3463">
      <w:pPr>
        <w:snapToGrid w:val="0"/>
        <w:rPr>
          <w:iCs/>
          <w:sz w:val="24"/>
          <w:szCs w:val="28"/>
        </w:rPr>
      </w:pPr>
      <w:r w:rsidRPr="00CC3940">
        <w:rPr>
          <w:iCs/>
          <w:sz w:val="24"/>
          <w:szCs w:val="28"/>
        </w:rPr>
        <w:t xml:space="preserve">    p = (unsigned char *)&amp; (*Data);   //发送数据</w:t>
      </w:r>
    </w:p>
    <w:p w14:paraId="5FCC60D4"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for(</w:t>
      </w:r>
      <w:proofErr w:type="gramEnd"/>
      <w:r w:rsidRPr="00CC3940">
        <w:rPr>
          <w:iCs/>
          <w:sz w:val="24"/>
          <w:szCs w:val="28"/>
        </w:rPr>
        <w:t>i = ByteNum; i &gt; 0; i--)</w:t>
      </w:r>
    </w:p>
    <w:p w14:paraId="3EABA119" w14:textId="77777777" w:rsidR="00CC3940" w:rsidRPr="00CC3940" w:rsidRDefault="00CC3940" w:rsidP="00DA3463">
      <w:pPr>
        <w:snapToGrid w:val="0"/>
        <w:rPr>
          <w:iCs/>
          <w:sz w:val="24"/>
          <w:szCs w:val="28"/>
        </w:rPr>
      </w:pPr>
      <w:r w:rsidRPr="00CC3940">
        <w:rPr>
          <w:iCs/>
          <w:sz w:val="24"/>
          <w:szCs w:val="28"/>
        </w:rPr>
        <w:t xml:space="preserve">    {</w:t>
      </w:r>
    </w:p>
    <w:p w14:paraId="59500E21"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*(p + i - 1));</w:t>
      </w:r>
    </w:p>
    <w:p w14:paraId="6F3ADDDB"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while(</w:t>
      </w:r>
      <w:proofErr w:type="gramEnd"/>
      <w:r w:rsidRPr="00CC3940">
        <w:rPr>
          <w:iCs/>
          <w:sz w:val="24"/>
          <w:szCs w:val="28"/>
        </w:rPr>
        <w:t>USART_GetFlagStatus(USART1, USART_FLAG_TXE) == RESET);</w:t>
      </w:r>
    </w:p>
    <w:p w14:paraId="405DFA8B" w14:textId="77777777" w:rsidR="00CC3940" w:rsidRPr="00CC3940" w:rsidRDefault="00CC3940" w:rsidP="00DA3463">
      <w:pPr>
        <w:snapToGrid w:val="0"/>
        <w:rPr>
          <w:iCs/>
          <w:sz w:val="24"/>
          <w:szCs w:val="28"/>
        </w:rPr>
      </w:pPr>
      <w:r w:rsidRPr="00CC3940">
        <w:rPr>
          <w:iCs/>
          <w:sz w:val="24"/>
          <w:szCs w:val="28"/>
        </w:rPr>
        <w:t xml:space="preserve">    }</w:t>
      </w:r>
    </w:p>
    <w:p w14:paraId="70617432" w14:textId="77777777" w:rsidR="00CC3940" w:rsidRPr="00CC3940" w:rsidRDefault="00CC3940" w:rsidP="00DA3463">
      <w:pPr>
        <w:snapToGrid w:val="0"/>
        <w:rPr>
          <w:iCs/>
          <w:sz w:val="24"/>
          <w:szCs w:val="28"/>
        </w:rPr>
      </w:pPr>
      <w:r w:rsidRPr="00CC3940">
        <w:rPr>
          <w:iCs/>
          <w:sz w:val="24"/>
          <w:szCs w:val="28"/>
        </w:rPr>
        <w:t xml:space="preserve">    </w:t>
      </w:r>
    </w:p>
    <w:p w14:paraId="65B389DD"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0XDD);</w:t>
      </w:r>
    </w:p>
    <w:p w14:paraId="33BCCC1C" w14:textId="77777777" w:rsidR="00CC3940" w:rsidRPr="00CC3940" w:rsidRDefault="00CC3940" w:rsidP="00DA3463">
      <w:pPr>
        <w:snapToGrid w:val="0"/>
        <w:rPr>
          <w:iCs/>
          <w:sz w:val="24"/>
          <w:szCs w:val="28"/>
        </w:rPr>
      </w:pPr>
      <w:r w:rsidRPr="00CC3940">
        <w:rPr>
          <w:iCs/>
          <w:sz w:val="24"/>
          <w:szCs w:val="28"/>
        </w:rPr>
        <w:lastRenderedPageBreak/>
        <w:t xml:space="preserve">    </w:t>
      </w:r>
      <w:proofErr w:type="gramStart"/>
      <w:r w:rsidRPr="00CC3940">
        <w:rPr>
          <w:iCs/>
          <w:sz w:val="24"/>
          <w:szCs w:val="28"/>
        </w:rPr>
        <w:t>while(</w:t>
      </w:r>
      <w:proofErr w:type="gramEnd"/>
      <w:r w:rsidRPr="00CC3940">
        <w:rPr>
          <w:iCs/>
          <w:sz w:val="24"/>
          <w:szCs w:val="28"/>
        </w:rPr>
        <w:t>USART_GetFlagStatus(USART1, USART_FLAG_TXE) == RESET);</w:t>
      </w:r>
    </w:p>
    <w:p w14:paraId="6CEF2C6E"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0XCC);</w:t>
      </w:r>
    </w:p>
    <w:p w14:paraId="2E886522"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while(</w:t>
      </w:r>
      <w:proofErr w:type="gramEnd"/>
      <w:r w:rsidRPr="00CC3940">
        <w:rPr>
          <w:iCs/>
          <w:sz w:val="24"/>
          <w:szCs w:val="28"/>
        </w:rPr>
        <w:t>USART_GetFlagStatus(USART1, USART_FLAG_TXE) == RESET);</w:t>
      </w:r>
    </w:p>
    <w:p w14:paraId="419C95DB"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0XBB);</w:t>
      </w:r>
    </w:p>
    <w:p w14:paraId="2F2DB77E"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while(</w:t>
      </w:r>
      <w:proofErr w:type="gramEnd"/>
      <w:r w:rsidRPr="00CC3940">
        <w:rPr>
          <w:iCs/>
          <w:sz w:val="24"/>
          <w:szCs w:val="28"/>
        </w:rPr>
        <w:t>USART_GetFlagStatus(USART1, USART_FLAG_TXE) == RESET);</w:t>
      </w:r>
    </w:p>
    <w:p w14:paraId="07E53AD0" w14:textId="77777777" w:rsidR="00CC3940" w:rsidRPr="00CC3940" w:rsidRDefault="00CC3940" w:rsidP="00DA3463">
      <w:pPr>
        <w:snapToGrid w:val="0"/>
        <w:rPr>
          <w:iCs/>
          <w:sz w:val="24"/>
          <w:szCs w:val="28"/>
        </w:rPr>
      </w:pPr>
      <w:r w:rsidRPr="00CC3940">
        <w:rPr>
          <w:iCs/>
          <w:sz w:val="24"/>
          <w:szCs w:val="28"/>
        </w:rPr>
        <w:t xml:space="preserve">    USART_</w:t>
      </w:r>
      <w:proofErr w:type="gramStart"/>
      <w:r w:rsidRPr="00CC3940">
        <w:rPr>
          <w:iCs/>
          <w:sz w:val="24"/>
          <w:szCs w:val="28"/>
        </w:rPr>
        <w:t>SendData(</w:t>
      </w:r>
      <w:proofErr w:type="gramEnd"/>
      <w:r w:rsidRPr="00CC3940">
        <w:rPr>
          <w:iCs/>
          <w:sz w:val="24"/>
          <w:szCs w:val="28"/>
        </w:rPr>
        <w:t>USART1, 0XAA);</w:t>
      </w:r>
    </w:p>
    <w:p w14:paraId="000DEF78" w14:textId="77777777" w:rsidR="00CC3940" w:rsidRPr="00CC3940" w:rsidRDefault="00CC3940" w:rsidP="00DA3463">
      <w:pPr>
        <w:snapToGrid w:val="0"/>
        <w:rPr>
          <w:iCs/>
          <w:sz w:val="24"/>
          <w:szCs w:val="28"/>
        </w:rPr>
      </w:pPr>
      <w:r w:rsidRPr="00CC3940">
        <w:rPr>
          <w:iCs/>
          <w:sz w:val="24"/>
          <w:szCs w:val="28"/>
        </w:rPr>
        <w:t xml:space="preserve">    </w:t>
      </w:r>
      <w:proofErr w:type="gramStart"/>
      <w:r w:rsidRPr="00CC3940">
        <w:rPr>
          <w:iCs/>
          <w:sz w:val="24"/>
          <w:szCs w:val="28"/>
        </w:rPr>
        <w:t>while(</w:t>
      </w:r>
      <w:proofErr w:type="gramEnd"/>
      <w:r w:rsidRPr="00CC3940">
        <w:rPr>
          <w:iCs/>
          <w:sz w:val="24"/>
          <w:szCs w:val="28"/>
        </w:rPr>
        <w:t>USART_GetFlagStatus(USART1, USART_FLAG_TXE) == RESET);</w:t>
      </w:r>
    </w:p>
    <w:p w14:paraId="70FBD032" w14:textId="286A8006" w:rsidR="00CC3940" w:rsidRDefault="00CC3940" w:rsidP="00DA3463">
      <w:pPr>
        <w:snapToGrid w:val="0"/>
        <w:rPr>
          <w:iCs/>
          <w:sz w:val="24"/>
          <w:szCs w:val="28"/>
        </w:rPr>
      </w:pPr>
      <w:r w:rsidRPr="00CC3940">
        <w:rPr>
          <w:iCs/>
          <w:sz w:val="24"/>
          <w:szCs w:val="28"/>
        </w:rPr>
        <w:t>}</w:t>
      </w:r>
    </w:p>
    <w:p w14:paraId="18BE3A2D" w14:textId="54CA9B93" w:rsidR="00CC3940" w:rsidRDefault="00CC3940" w:rsidP="00DA3463">
      <w:pPr>
        <w:snapToGrid w:val="0"/>
        <w:rPr>
          <w:iCs/>
          <w:sz w:val="24"/>
          <w:szCs w:val="28"/>
        </w:rPr>
      </w:pPr>
    </w:p>
    <w:p w14:paraId="7BBF3E53" w14:textId="742ED6C0" w:rsidR="00CC3940" w:rsidRPr="000642A0" w:rsidRDefault="00CC3940">
      <w:pPr>
        <w:pStyle w:val="2"/>
        <w:pPrChange w:id="136" w:author="quanzhen duan" w:date="2025-12-05T15:58:00Z">
          <w:pPr>
            <w:snapToGrid w:val="0"/>
          </w:pPr>
        </w:pPrChange>
      </w:pPr>
      <w:r w:rsidRPr="000642A0">
        <w:t>3.</w:t>
      </w:r>
      <w:ins w:id="137" w:author="quanzhen duan" w:date="2025-12-05T16:05:00Z">
        <w:r w:rsidR="000246CF">
          <w:t xml:space="preserve"> </w:t>
        </w:r>
      </w:ins>
      <w:r w:rsidRPr="000642A0">
        <w:t>AD7745</w:t>
      </w:r>
      <w:r w:rsidRPr="000642A0">
        <w:rPr>
          <w:rFonts w:hint="eastAsia"/>
        </w:rPr>
        <w:t>寄存器宏定义</w:t>
      </w:r>
    </w:p>
    <w:p w14:paraId="72355971"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ifndef</w:t>
      </w:r>
      <w:proofErr w:type="gramEnd"/>
      <w:r w:rsidRPr="008F3BAC">
        <w:rPr>
          <w:sz w:val="24"/>
          <w:szCs w:val="28"/>
        </w:rPr>
        <w:t xml:space="preserve"> __AD7745_REG_H</w:t>
      </w:r>
    </w:p>
    <w:p w14:paraId="03B52E27"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define</w:t>
      </w:r>
      <w:proofErr w:type="gramEnd"/>
      <w:r w:rsidRPr="008F3BAC">
        <w:rPr>
          <w:sz w:val="24"/>
          <w:szCs w:val="28"/>
        </w:rPr>
        <w:t xml:space="preserve"> __AD7745_REG_H</w:t>
      </w:r>
    </w:p>
    <w:p w14:paraId="58B8496F" w14:textId="77777777" w:rsidR="008F3BAC" w:rsidRPr="008F3BAC" w:rsidRDefault="008F3BAC" w:rsidP="00DA3463">
      <w:pPr>
        <w:snapToGrid w:val="0"/>
        <w:ind w:firstLine="398"/>
        <w:rPr>
          <w:sz w:val="24"/>
          <w:szCs w:val="28"/>
        </w:rPr>
      </w:pPr>
    </w:p>
    <w:p w14:paraId="30E61B2A" w14:textId="77777777" w:rsidR="008F3BAC" w:rsidRPr="008F3BAC" w:rsidRDefault="008F3BAC" w:rsidP="00DA3463">
      <w:pPr>
        <w:snapToGrid w:val="0"/>
        <w:ind w:firstLine="398"/>
        <w:rPr>
          <w:sz w:val="24"/>
          <w:szCs w:val="28"/>
        </w:rPr>
      </w:pPr>
      <w:r w:rsidRPr="008F3BAC">
        <w:rPr>
          <w:sz w:val="24"/>
          <w:szCs w:val="28"/>
        </w:rPr>
        <w:t>#define STATUS_REGISTER        0x00     //状态寄存器</w:t>
      </w:r>
    </w:p>
    <w:p w14:paraId="06ACED0F"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define</w:t>
      </w:r>
      <w:proofErr w:type="gramEnd"/>
      <w:r w:rsidRPr="008F3BAC">
        <w:rPr>
          <w:sz w:val="24"/>
          <w:szCs w:val="28"/>
        </w:rPr>
        <w:t xml:space="preserve"> CAP_SET_UP_REGISTER    0x07</w:t>
      </w:r>
    </w:p>
    <w:p w14:paraId="330F00E9"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define</w:t>
      </w:r>
      <w:proofErr w:type="gramEnd"/>
      <w:r w:rsidRPr="008F3BAC">
        <w:rPr>
          <w:sz w:val="24"/>
          <w:szCs w:val="28"/>
        </w:rPr>
        <w:t xml:space="preserve"> VT_SET_UP_REGISTER     0x08</w:t>
      </w:r>
    </w:p>
    <w:p w14:paraId="61A2C7C7"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define</w:t>
      </w:r>
      <w:proofErr w:type="gramEnd"/>
      <w:r w:rsidRPr="008F3BAC">
        <w:rPr>
          <w:sz w:val="24"/>
          <w:szCs w:val="28"/>
        </w:rPr>
        <w:t xml:space="preserve"> EXC_SET_UP_REGISTER    0x09</w:t>
      </w:r>
    </w:p>
    <w:p w14:paraId="3CD71507" w14:textId="77777777" w:rsidR="008F3BAC" w:rsidRPr="008F3BAC" w:rsidRDefault="008F3BAC" w:rsidP="00DA3463">
      <w:pPr>
        <w:snapToGrid w:val="0"/>
        <w:ind w:firstLine="398"/>
        <w:rPr>
          <w:sz w:val="24"/>
          <w:szCs w:val="28"/>
        </w:rPr>
      </w:pPr>
      <w:r w:rsidRPr="008F3BAC">
        <w:rPr>
          <w:sz w:val="24"/>
          <w:szCs w:val="28"/>
        </w:rPr>
        <w:t>#define CONFIGURATION_REGISTER 0x0A     //配置寄存器</w:t>
      </w:r>
    </w:p>
    <w:p w14:paraId="224E916D" w14:textId="77777777" w:rsidR="008F3BAC" w:rsidRPr="008F3BAC" w:rsidRDefault="008F3BAC" w:rsidP="00DA3463">
      <w:pPr>
        <w:snapToGrid w:val="0"/>
        <w:ind w:firstLine="398"/>
        <w:rPr>
          <w:sz w:val="24"/>
          <w:szCs w:val="28"/>
        </w:rPr>
      </w:pPr>
      <w:r w:rsidRPr="008F3BAC">
        <w:rPr>
          <w:sz w:val="24"/>
          <w:szCs w:val="28"/>
        </w:rPr>
        <w:t>#define Cap_DAC_A_REGISTER     0x0B     //决定是否接到正电容输入</w:t>
      </w:r>
    </w:p>
    <w:p w14:paraId="3B2DBAF2" w14:textId="77777777" w:rsidR="008F3BAC" w:rsidRPr="008F3BAC" w:rsidRDefault="008F3BAC" w:rsidP="00DA3463">
      <w:pPr>
        <w:snapToGrid w:val="0"/>
        <w:ind w:firstLine="398"/>
        <w:rPr>
          <w:sz w:val="24"/>
          <w:szCs w:val="28"/>
        </w:rPr>
      </w:pPr>
      <w:r w:rsidRPr="008F3BAC">
        <w:rPr>
          <w:sz w:val="24"/>
          <w:szCs w:val="28"/>
        </w:rPr>
        <w:t>#define Cap_DAC_B_REGISTER     0x0C     //决定是否接到负电容输入</w:t>
      </w:r>
    </w:p>
    <w:p w14:paraId="0059FF28" w14:textId="77777777" w:rsidR="008F3BAC" w:rsidRPr="008F3BAC" w:rsidRDefault="008F3BAC" w:rsidP="00DA3463">
      <w:pPr>
        <w:snapToGrid w:val="0"/>
        <w:rPr>
          <w:sz w:val="24"/>
          <w:szCs w:val="28"/>
        </w:rPr>
      </w:pPr>
    </w:p>
    <w:p w14:paraId="179E4832"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define</w:t>
      </w:r>
      <w:proofErr w:type="gramEnd"/>
      <w:r w:rsidRPr="008F3BAC">
        <w:rPr>
          <w:sz w:val="24"/>
          <w:szCs w:val="28"/>
        </w:rPr>
        <w:t xml:space="preserve"> CAP_DATA_H_REGISTER    0x01</w:t>
      </w:r>
    </w:p>
    <w:p w14:paraId="2E447584"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define</w:t>
      </w:r>
      <w:proofErr w:type="gramEnd"/>
      <w:r w:rsidRPr="008F3BAC">
        <w:rPr>
          <w:sz w:val="24"/>
          <w:szCs w:val="28"/>
        </w:rPr>
        <w:t xml:space="preserve"> CAP_DATA_M_REGISTER    0x02</w:t>
      </w:r>
    </w:p>
    <w:p w14:paraId="135D1883" w14:textId="77777777" w:rsidR="008F3BAC" w:rsidRPr="008F3BAC" w:rsidRDefault="008F3BAC" w:rsidP="00DA3463">
      <w:pPr>
        <w:snapToGrid w:val="0"/>
        <w:ind w:firstLine="398"/>
        <w:rPr>
          <w:sz w:val="24"/>
          <w:szCs w:val="28"/>
        </w:rPr>
      </w:pPr>
      <w:r w:rsidRPr="008F3BAC">
        <w:rPr>
          <w:sz w:val="24"/>
          <w:szCs w:val="28"/>
        </w:rPr>
        <w:t>#define CAP_DATA_L_REGISTER    0x03     //电容通道数据（低字节）</w:t>
      </w:r>
    </w:p>
    <w:p w14:paraId="7582112F"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define</w:t>
      </w:r>
      <w:proofErr w:type="gramEnd"/>
      <w:r w:rsidRPr="008F3BAC">
        <w:rPr>
          <w:sz w:val="24"/>
          <w:szCs w:val="28"/>
        </w:rPr>
        <w:t xml:space="preserve"> CAP_OFFSET_H_REGISTER  0x0D</w:t>
      </w:r>
    </w:p>
    <w:p w14:paraId="19DA2FBD" w14:textId="77777777" w:rsidR="008F3BAC" w:rsidRPr="008F3BAC" w:rsidRDefault="008F3BAC" w:rsidP="00DA3463">
      <w:pPr>
        <w:snapToGrid w:val="0"/>
        <w:ind w:firstLine="398"/>
        <w:rPr>
          <w:sz w:val="24"/>
          <w:szCs w:val="28"/>
        </w:rPr>
      </w:pPr>
      <w:r w:rsidRPr="008F3BAC">
        <w:rPr>
          <w:sz w:val="24"/>
          <w:szCs w:val="28"/>
        </w:rPr>
        <w:t>#define CAP_OFFSET_L_REGISTER  0x0E     //电容偏移校准寄存器</w:t>
      </w:r>
    </w:p>
    <w:p w14:paraId="62661C48" w14:textId="77777777" w:rsidR="008F3BAC" w:rsidRPr="008F3BAC" w:rsidRDefault="008F3BAC" w:rsidP="00DA3463">
      <w:pPr>
        <w:snapToGrid w:val="0"/>
        <w:ind w:firstLine="398"/>
        <w:rPr>
          <w:sz w:val="24"/>
          <w:szCs w:val="28"/>
        </w:rPr>
      </w:pPr>
      <w:r w:rsidRPr="008F3BAC">
        <w:rPr>
          <w:sz w:val="24"/>
          <w:szCs w:val="28"/>
        </w:rPr>
        <w:t>#</w:t>
      </w:r>
      <w:proofErr w:type="gramStart"/>
      <w:r w:rsidRPr="008F3BAC">
        <w:rPr>
          <w:sz w:val="24"/>
          <w:szCs w:val="28"/>
        </w:rPr>
        <w:t>define</w:t>
      </w:r>
      <w:proofErr w:type="gramEnd"/>
      <w:r w:rsidRPr="008F3BAC">
        <w:rPr>
          <w:sz w:val="24"/>
          <w:szCs w:val="28"/>
        </w:rPr>
        <w:t xml:space="preserve"> CAP_Gain_H_REGISTER    0x0F</w:t>
      </w:r>
    </w:p>
    <w:p w14:paraId="0257DFF6" w14:textId="77777777" w:rsidR="008F3BAC" w:rsidRPr="008F3BAC" w:rsidRDefault="008F3BAC" w:rsidP="00DA3463">
      <w:pPr>
        <w:snapToGrid w:val="0"/>
        <w:ind w:firstLine="398"/>
        <w:rPr>
          <w:sz w:val="24"/>
          <w:szCs w:val="28"/>
        </w:rPr>
      </w:pPr>
      <w:r w:rsidRPr="008F3BAC">
        <w:rPr>
          <w:sz w:val="24"/>
          <w:szCs w:val="28"/>
        </w:rPr>
        <w:t>#define CAP_Gain_L_REGISTER    0x10     //电容增益校准寄存器</w:t>
      </w:r>
    </w:p>
    <w:p w14:paraId="1E0F55C5" w14:textId="77777777" w:rsidR="008F3BAC" w:rsidRPr="008F3BAC" w:rsidRDefault="008F3BAC" w:rsidP="00DA3463">
      <w:pPr>
        <w:snapToGrid w:val="0"/>
        <w:rPr>
          <w:sz w:val="24"/>
          <w:szCs w:val="28"/>
        </w:rPr>
      </w:pPr>
    </w:p>
    <w:p w14:paraId="4005A666" w14:textId="1712CDBD" w:rsidR="00FF6AC4" w:rsidRDefault="008F3BAC" w:rsidP="00DA3463">
      <w:pPr>
        <w:snapToGrid w:val="0"/>
        <w:ind w:firstLine="398"/>
        <w:rPr>
          <w:sz w:val="24"/>
          <w:szCs w:val="28"/>
        </w:rPr>
      </w:pPr>
      <w:r w:rsidRPr="008F3BAC">
        <w:rPr>
          <w:sz w:val="24"/>
          <w:szCs w:val="28"/>
        </w:rPr>
        <w:t>#</w:t>
      </w:r>
      <w:proofErr w:type="gramStart"/>
      <w:r w:rsidRPr="008F3BAC">
        <w:rPr>
          <w:sz w:val="24"/>
          <w:szCs w:val="28"/>
        </w:rPr>
        <w:t>endif</w:t>
      </w:r>
      <w:proofErr w:type="gramEnd"/>
    </w:p>
    <w:p w14:paraId="476B76E5" w14:textId="53EECCF1" w:rsidR="008F3BAC" w:rsidRDefault="00886232">
      <w:pPr>
        <w:pStyle w:val="2"/>
        <w:pPrChange w:id="138" w:author="quanzhen duan" w:date="2025-12-05T15:58:00Z">
          <w:pPr>
            <w:snapToGrid w:val="0"/>
            <w:ind w:firstLine="398"/>
          </w:pPr>
        </w:pPrChange>
      </w:pPr>
      <w:ins w:id="139" w:author="子睿 陈" w:date="2025-12-05T16:48:00Z">
        <w:r>
          <w:t>4</w:t>
        </w:r>
      </w:ins>
      <w:del w:id="140" w:author="子睿 陈" w:date="2025-12-05T16:48:00Z">
        <w:r w:rsidR="008F3BAC" w:rsidRPr="000642A0" w:rsidDel="00886232">
          <w:delText>5</w:delText>
        </w:r>
      </w:del>
      <w:r w:rsidR="008F3BAC" w:rsidRPr="000642A0">
        <w:t>.</w:t>
      </w:r>
      <w:ins w:id="141" w:author="quanzhen duan" w:date="2025-12-05T16:05:00Z">
        <w:r w:rsidR="000246CF">
          <w:t xml:space="preserve"> </w:t>
        </w:r>
      </w:ins>
      <w:r w:rsidR="008F3BAC" w:rsidRPr="000642A0">
        <w:t>AD7745</w:t>
      </w:r>
      <w:r w:rsidR="008F3BAC" w:rsidRPr="000642A0">
        <w:rPr>
          <w:rFonts w:hint="eastAsia"/>
        </w:rPr>
        <w:t>配置</w:t>
      </w:r>
      <w:commentRangeStart w:id="142"/>
      <w:r w:rsidR="008F3BAC">
        <w:rPr>
          <w:rFonts w:hint="eastAsia"/>
        </w:rPr>
        <w:t>函数</w:t>
      </w:r>
      <w:commentRangeEnd w:id="142"/>
      <w:r w:rsidR="000246CF">
        <w:rPr>
          <w:rStyle w:val="af"/>
          <w:rFonts w:asciiTheme="minorHAnsi" w:eastAsiaTheme="minorEastAsia" w:hAnsiTheme="minorHAnsi" w:cstheme="minorBidi"/>
          <w:b w:val="0"/>
          <w:bCs w:val="0"/>
        </w:rPr>
        <w:commentReference w:id="142"/>
      </w:r>
    </w:p>
    <w:p w14:paraId="29EEACAB" w14:textId="77777777" w:rsidR="008F3BAC" w:rsidRPr="000642A0" w:rsidRDefault="008F3BAC" w:rsidP="00DA3463">
      <w:pPr>
        <w:snapToGrid w:val="0"/>
        <w:ind w:firstLine="398"/>
        <w:rPr>
          <w:sz w:val="24"/>
          <w:szCs w:val="28"/>
        </w:rPr>
      </w:pPr>
      <w:r w:rsidRPr="000642A0">
        <w:rPr>
          <w:sz w:val="24"/>
          <w:szCs w:val="28"/>
        </w:rPr>
        <w:t>#include "stm32f10x.h"                  // Device header</w:t>
      </w:r>
    </w:p>
    <w:p w14:paraId="4462E2C7" w14:textId="77777777" w:rsidR="008F3BAC" w:rsidRPr="000642A0" w:rsidRDefault="008F3BAC" w:rsidP="00DA3463">
      <w:pPr>
        <w:snapToGrid w:val="0"/>
        <w:ind w:firstLine="398"/>
        <w:rPr>
          <w:sz w:val="24"/>
          <w:szCs w:val="28"/>
        </w:rPr>
      </w:pPr>
      <w:r w:rsidRPr="000642A0">
        <w:rPr>
          <w:sz w:val="24"/>
          <w:szCs w:val="28"/>
        </w:rPr>
        <w:t>#include "MyI2C.h"</w:t>
      </w:r>
    </w:p>
    <w:p w14:paraId="20A2D126" w14:textId="77777777" w:rsidR="008F3BAC" w:rsidRPr="000642A0" w:rsidRDefault="008F3BAC" w:rsidP="00DA3463">
      <w:pPr>
        <w:snapToGrid w:val="0"/>
        <w:ind w:firstLine="398"/>
        <w:rPr>
          <w:sz w:val="24"/>
          <w:szCs w:val="28"/>
        </w:rPr>
      </w:pPr>
      <w:r w:rsidRPr="000642A0">
        <w:rPr>
          <w:sz w:val="24"/>
          <w:szCs w:val="28"/>
        </w:rPr>
        <w:t>#include "AD7745_Reg.h"</w:t>
      </w:r>
    </w:p>
    <w:p w14:paraId="213E6504" w14:textId="77777777" w:rsidR="008F3BAC" w:rsidRPr="000642A0" w:rsidRDefault="008F3BAC" w:rsidP="00DA3463">
      <w:pPr>
        <w:snapToGrid w:val="0"/>
        <w:ind w:firstLine="398"/>
        <w:rPr>
          <w:sz w:val="24"/>
          <w:szCs w:val="28"/>
        </w:rPr>
      </w:pPr>
      <w:r w:rsidRPr="000642A0">
        <w:rPr>
          <w:sz w:val="24"/>
          <w:szCs w:val="28"/>
        </w:rPr>
        <w:t>#include "delay.h"</w:t>
      </w:r>
    </w:p>
    <w:p w14:paraId="71B6057E" w14:textId="77777777" w:rsidR="008F3BAC" w:rsidRPr="000642A0" w:rsidRDefault="008F3BAC" w:rsidP="00DA3463">
      <w:pPr>
        <w:snapToGrid w:val="0"/>
        <w:ind w:firstLine="398"/>
        <w:rPr>
          <w:sz w:val="24"/>
          <w:szCs w:val="28"/>
        </w:rPr>
      </w:pPr>
    </w:p>
    <w:p w14:paraId="6EFDB811" w14:textId="77777777" w:rsidR="008F3BAC" w:rsidRPr="000642A0" w:rsidRDefault="008F3BAC" w:rsidP="00DA3463">
      <w:pPr>
        <w:snapToGrid w:val="0"/>
        <w:ind w:firstLine="398"/>
        <w:rPr>
          <w:sz w:val="24"/>
          <w:szCs w:val="28"/>
        </w:rPr>
      </w:pPr>
      <w:r w:rsidRPr="000642A0">
        <w:rPr>
          <w:sz w:val="24"/>
          <w:szCs w:val="28"/>
        </w:rPr>
        <w:t>#define AD7745_ADDRESS</w:t>
      </w:r>
      <w:r w:rsidRPr="000642A0">
        <w:rPr>
          <w:sz w:val="24"/>
          <w:szCs w:val="28"/>
        </w:rPr>
        <w:tab/>
      </w:r>
      <w:r w:rsidRPr="000642A0">
        <w:rPr>
          <w:sz w:val="24"/>
          <w:szCs w:val="28"/>
        </w:rPr>
        <w:tab/>
        <w:t>0x90</w:t>
      </w:r>
      <w:r w:rsidRPr="000642A0">
        <w:rPr>
          <w:sz w:val="24"/>
          <w:szCs w:val="28"/>
        </w:rPr>
        <w:tab/>
      </w:r>
      <w:r w:rsidRPr="000642A0">
        <w:rPr>
          <w:sz w:val="24"/>
          <w:szCs w:val="28"/>
        </w:rPr>
        <w:tab/>
        <w:t>//AD7745的I2C写地址</w:t>
      </w:r>
    </w:p>
    <w:p w14:paraId="168B69C7" w14:textId="77777777" w:rsidR="008F3BAC" w:rsidRPr="000642A0" w:rsidRDefault="008F3BAC" w:rsidP="00DA3463">
      <w:pPr>
        <w:snapToGrid w:val="0"/>
        <w:ind w:firstLine="398"/>
        <w:rPr>
          <w:sz w:val="24"/>
          <w:szCs w:val="28"/>
        </w:rPr>
      </w:pPr>
    </w:p>
    <w:p w14:paraId="7D65A5AC" w14:textId="77777777" w:rsidR="008F3BAC" w:rsidRPr="000642A0" w:rsidRDefault="008F3BAC" w:rsidP="00DA3463">
      <w:pPr>
        <w:snapToGrid w:val="0"/>
        <w:ind w:firstLine="398"/>
        <w:rPr>
          <w:sz w:val="24"/>
          <w:szCs w:val="28"/>
        </w:rPr>
      </w:pPr>
      <w:r w:rsidRPr="000642A0">
        <w:rPr>
          <w:sz w:val="24"/>
          <w:szCs w:val="28"/>
        </w:rPr>
        <w:t>void AD7745_</w:t>
      </w:r>
      <w:proofErr w:type="gramStart"/>
      <w:r w:rsidRPr="000642A0">
        <w:rPr>
          <w:sz w:val="24"/>
          <w:szCs w:val="28"/>
        </w:rPr>
        <w:t>WriteReg(</w:t>
      </w:r>
      <w:proofErr w:type="gramEnd"/>
      <w:r w:rsidRPr="000642A0">
        <w:rPr>
          <w:sz w:val="24"/>
          <w:szCs w:val="28"/>
        </w:rPr>
        <w:t>uint8_t RegAddress, uint8_t Data)</w:t>
      </w:r>
    </w:p>
    <w:p w14:paraId="3F91A208" w14:textId="77777777" w:rsidR="008F3BAC" w:rsidRPr="000642A0" w:rsidRDefault="008F3BAC" w:rsidP="00DA3463">
      <w:pPr>
        <w:snapToGrid w:val="0"/>
        <w:ind w:firstLine="398"/>
        <w:rPr>
          <w:sz w:val="24"/>
          <w:szCs w:val="28"/>
        </w:rPr>
      </w:pPr>
      <w:r w:rsidRPr="000642A0">
        <w:rPr>
          <w:sz w:val="24"/>
          <w:szCs w:val="28"/>
        </w:rPr>
        <w:t>{</w:t>
      </w:r>
    </w:p>
    <w:p w14:paraId="5101F222" w14:textId="77777777" w:rsidR="008F3BAC" w:rsidRPr="000642A0" w:rsidRDefault="008F3BAC" w:rsidP="00DA3463">
      <w:pPr>
        <w:snapToGrid w:val="0"/>
        <w:ind w:firstLine="398"/>
        <w:rPr>
          <w:sz w:val="24"/>
          <w:szCs w:val="28"/>
        </w:rPr>
      </w:pPr>
      <w:r w:rsidRPr="000642A0">
        <w:rPr>
          <w:sz w:val="24"/>
          <w:szCs w:val="28"/>
        </w:rPr>
        <w:tab/>
        <w:t>MyI2C_Start();</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//I2C起始</w:t>
      </w:r>
    </w:p>
    <w:p w14:paraId="52B2EB66" w14:textId="77777777" w:rsidR="008F3BAC" w:rsidRPr="000642A0" w:rsidRDefault="008F3BAC" w:rsidP="00DA3463">
      <w:pPr>
        <w:snapToGrid w:val="0"/>
        <w:ind w:firstLine="398"/>
        <w:rPr>
          <w:sz w:val="24"/>
          <w:szCs w:val="28"/>
        </w:rPr>
      </w:pPr>
      <w:r w:rsidRPr="000642A0">
        <w:rPr>
          <w:sz w:val="24"/>
          <w:szCs w:val="28"/>
        </w:rPr>
        <w:tab/>
        <w:t>MyI2C_SendByte(AD7745_ADDRESS);</w:t>
      </w:r>
      <w:r w:rsidRPr="000642A0">
        <w:rPr>
          <w:sz w:val="24"/>
          <w:szCs w:val="28"/>
        </w:rPr>
        <w:tab/>
        <w:t xml:space="preserve">    //发送从机地址，</w:t>
      </w:r>
      <w:proofErr w:type="gramStart"/>
      <w:r w:rsidRPr="000642A0">
        <w:rPr>
          <w:sz w:val="24"/>
          <w:szCs w:val="28"/>
        </w:rPr>
        <w:t>读写位</w:t>
      </w:r>
      <w:proofErr w:type="gramEnd"/>
      <w:r w:rsidRPr="000642A0">
        <w:rPr>
          <w:sz w:val="24"/>
          <w:szCs w:val="28"/>
        </w:rPr>
        <w:t>为0，表示即将写入</w:t>
      </w:r>
    </w:p>
    <w:p w14:paraId="34FD9B38" w14:textId="77777777" w:rsidR="008F3BAC" w:rsidRPr="000642A0" w:rsidRDefault="008F3BAC" w:rsidP="00DA3463">
      <w:pPr>
        <w:snapToGrid w:val="0"/>
        <w:ind w:firstLine="398"/>
        <w:rPr>
          <w:sz w:val="24"/>
          <w:szCs w:val="28"/>
        </w:rPr>
      </w:pPr>
      <w:r w:rsidRPr="000642A0">
        <w:rPr>
          <w:sz w:val="24"/>
          <w:szCs w:val="28"/>
        </w:rPr>
        <w:tab/>
        <w:t>MyI2C_ReceiveAck();</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//接收应答</w:t>
      </w:r>
    </w:p>
    <w:p w14:paraId="00389428" w14:textId="77777777" w:rsidR="008F3BAC" w:rsidRPr="000642A0" w:rsidRDefault="008F3BAC" w:rsidP="00DA3463">
      <w:pPr>
        <w:snapToGrid w:val="0"/>
        <w:ind w:firstLine="398"/>
        <w:rPr>
          <w:sz w:val="24"/>
          <w:szCs w:val="28"/>
        </w:rPr>
      </w:pPr>
      <w:r w:rsidRPr="000642A0">
        <w:rPr>
          <w:sz w:val="24"/>
          <w:szCs w:val="28"/>
        </w:rPr>
        <w:tab/>
        <w:t>MyI2C_SendByte(RegAddress);</w:t>
      </w:r>
      <w:r w:rsidRPr="000642A0">
        <w:rPr>
          <w:sz w:val="24"/>
          <w:szCs w:val="28"/>
        </w:rPr>
        <w:tab/>
      </w:r>
      <w:r w:rsidRPr="000642A0">
        <w:rPr>
          <w:sz w:val="24"/>
          <w:szCs w:val="28"/>
        </w:rPr>
        <w:tab/>
      </w:r>
      <w:r w:rsidRPr="000642A0">
        <w:rPr>
          <w:sz w:val="24"/>
          <w:szCs w:val="28"/>
        </w:rPr>
        <w:tab/>
        <w:t>//发送寄存器地址</w:t>
      </w:r>
    </w:p>
    <w:p w14:paraId="159869B9" w14:textId="77777777" w:rsidR="008F3BAC" w:rsidRPr="000642A0" w:rsidRDefault="008F3BAC" w:rsidP="00DA3463">
      <w:pPr>
        <w:snapToGrid w:val="0"/>
        <w:ind w:firstLine="398"/>
        <w:rPr>
          <w:sz w:val="24"/>
          <w:szCs w:val="28"/>
        </w:rPr>
      </w:pPr>
      <w:r w:rsidRPr="000642A0">
        <w:rPr>
          <w:sz w:val="24"/>
          <w:szCs w:val="28"/>
        </w:rPr>
        <w:tab/>
        <w:t>MyI2C_ReceiveAck();</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//接收应答</w:t>
      </w:r>
    </w:p>
    <w:p w14:paraId="131C919D" w14:textId="77777777" w:rsidR="008F3BAC" w:rsidRPr="000642A0" w:rsidRDefault="008F3BAC" w:rsidP="00DA3463">
      <w:pPr>
        <w:snapToGrid w:val="0"/>
        <w:ind w:firstLine="398"/>
        <w:rPr>
          <w:sz w:val="24"/>
          <w:szCs w:val="28"/>
        </w:rPr>
      </w:pPr>
      <w:r w:rsidRPr="000642A0">
        <w:rPr>
          <w:sz w:val="24"/>
          <w:szCs w:val="28"/>
        </w:rPr>
        <w:tab/>
        <w:t>MyI2C_SendByte(Data);</w:t>
      </w:r>
      <w:r w:rsidRPr="000642A0">
        <w:rPr>
          <w:sz w:val="24"/>
          <w:szCs w:val="28"/>
        </w:rPr>
        <w:tab/>
      </w:r>
      <w:r w:rsidRPr="000642A0">
        <w:rPr>
          <w:sz w:val="24"/>
          <w:szCs w:val="28"/>
        </w:rPr>
        <w:tab/>
      </w:r>
      <w:r w:rsidRPr="000642A0">
        <w:rPr>
          <w:sz w:val="24"/>
          <w:szCs w:val="28"/>
        </w:rPr>
        <w:tab/>
      </w:r>
      <w:r w:rsidRPr="000642A0">
        <w:rPr>
          <w:sz w:val="24"/>
          <w:szCs w:val="28"/>
        </w:rPr>
        <w:tab/>
        <w:t>//发送要写入寄存器的数据</w:t>
      </w:r>
    </w:p>
    <w:p w14:paraId="4A0AE6BE" w14:textId="77777777" w:rsidR="008F3BAC" w:rsidRPr="000642A0" w:rsidRDefault="008F3BAC" w:rsidP="00DA3463">
      <w:pPr>
        <w:snapToGrid w:val="0"/>
        <w:ind w:firstLine="398"/>
        <w:rPr>
          <w:sz w:val="24"/>
          <w:szCs w:val="28"/>
        </w:rPr>
      </w:pPr>
      <w:r w:rsidRPr="000642A0">
        <w:rPr>
          <w:sz w:val="24"/>
          <w:szCs w:val="28"/>
        </w:rPr>
        <w:tab/>
        <w:t>MyI2C_ReceiveAck();</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//接收应答</w:t>
      </w:r>
    </w:p>
    <w:p w14:paraId="1F42E797" w14:textId="77777777" w:rsidR="008F3BAC" w:rsidRPr="000642A0" w:rsidRDefault="008F3BAC" w:rsidP="00DA3463">
      <w:pPr>
        <w:snapToGrid w:val="0"/>
        <w:ind w:firstLine="398"/>
        <w:rPr>
          <w:sz w:val="24"/>
          <w:szCs w:val="28"/>
        </w:rPr>
      </w:pPr>
      <w:r w:rsidRPr="000642A0">
        <w:rPr>
          <w:sz w:val="24"/>
          <w:szCs w:val="28"/>
        </w:rPr>
        <w:tab/>
        <w:t>MyI2C_Stop();</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//I2C终止</w:t>
      </w:r>
    </w:p>
    <w:p w14:paraId="64BB4C5E" w14:textId="77777777" w:rsidR="008F3BAC" w:rsidRPr="000642A0" w:rsidRDefault="008F3BAC" w:rsidP="00DA3463">
      <w:pPr>
        <w:snapToGrid w:val="0"/>
        <w:ind w:firstLine="398"/>
        <w:rPr>
          <w:sz w:val="24"/>
          <w:szCs w:val="28"/>
        </w:rPr>
      </w:pPr>
      <w:r w:rsidRPr="000642A0">
        <w:rPr>
          <w:sz w:val="24"/>
          <w:szCs w:val="28"/>
        </w:rPr>
        <w:t>}</w:t>
      </w:r>
    </w:p>
    <w:p w14:paraId="006D9B0D" w14:textId="77777777" w:rsidR="008F3BAC" w:rsidRPr="000642A0" w:rsidRDefault="008F3BAC" w:rsidP="00DA3463">
      <w:pPr>
        <w:snapToGrid w:val="0"/>
        <w:ind w:firstLine="398"/>
        <w:rPr>
          <w:sz w:val="24"/>
          <w:szCs w:val="28"/>
        </w:rPr>
      </w:pPr>
    </w:p>
    <w:p w14:paraId="07E20097" w14:textId="77777777" w:rsidR="008F3BAC" w:rsidRPr="000642A0" w:rsidRDefault="008F3BAC" w:rsidP="00DA3463">
      <w:pPr>
        <w:snapToGrid w:val="0"/>
        <w:ind w:firstLine="398"/>
        <w:rPr>
          <w:sz w:val="24"/>
          <w:szCs w:val="28"/>
        </w:rPr>
      </w:pPr>
      <w:r w:rsidRPr="000642A0">
        <w:rPr>
          <w:sz w:val="24"/>
          <w:szCs w:val="28"/>
        </w:rPr>
        <w:t>uint8_t AD7745_</w:t>
      </w:r>
      <w:proofErr w:type="gramStart"/>
      <w:r w:rsidRPr="000642A0">
        <w:rPr>
          <w:sz w:val="24"/>
          <w:szCs w:val="28"/>
        </w:rPr>
        <w:t>ReadReg(</w:t>
      </w:r>
      <w:proofErr w:type="gramEnd"/>
      <w:r w:rsidRPr="000642A0">
        <w:rPr>
          <w:sz w:val="24"/>
          <w:szCs w:val="28"/>
        </w:rPr>
        <w:t>uint8_t RegAddress)</w:t>
      </w:r>
    </w:p>
    <w:p w14:paraId="043D638C" w14:textId="77777777" w:rsidR="008F3BAC" w:rsidRPr="000642A0" w:rsidRDefault="008F3BAC" w:rsidP="00DA3463">
      <w:pPr>
        <w:snapToGrid w:val="0"/>
        <w:ind w:firstLine="398"/>
        <w:rPr>
          <w:sz w:val="24"/>
          <w:szCs w:val="28"/>
        </w:rPr>
      </w:pPr>
      <w:r w:rsidRPr="000642A0">
        <w:rPr>
          <w:sz w:val="24"/>
          <w:szCs w:val="28"/>
        </w:rPr>
        <w:t>{</w:t>
      </w:r>
    </w:p>
    <w:p w14:paraId="4220A3CD" w14:textId="77777777" w:rsidR="008F3BAC" w:rsidRPr="000642A0" w:rsidRDefault="008F3BAC" w:rsidP="00DA3463">
      <w:pPr>
        <w:snapToGrid w:val="0"/>
        <w:ind w:firstLine="398"/>
        <w:rPr>
          <w:sz w:val="24"/>
          <w:szCs w:val="28"/>
        </w:rPr>
      </w:pPr>
      <w:r w:rsidRPr="000642A0">
        <w:rPr>
          <w:sz w:val="24"/>
          <w:szCs w:val="28"/>
        </w:rPr>
        <w:tab/>
        <w:t>uint8_t Data;</w:t>
      </w:r>
    </w:p>
    <w:p w14:paraId="7938B890" w14:textId="77777777" w:rsidR="008F3BAC" w:rsidRPr="000642A0" w:rsidRDefault="008F3BAC" w:rsidP="00DA3463">
      <w:pPr>
        <w:snapToGrid w:val="0"/>
        <w:ind w:firstLine="398"/>
        <w:rPr>
          <w:sz w:val="24"/>
          <w:szCs w:val="28"/>
        </w:rPr>
      </w:pPr>
      <w:r w:rsidRPr="000642A0">
        <w:rPr>
          <w:sz w:val="24"/>
          <w:szCs w:val="28"/>
        </w:rPr>
        <w:tab/>
      </w:r>
    </w:p>
    <w:p w14:paraId="100D609B" w14:textId="77777777" w:rsidR="008F3BAC" w:rsidRPr="000642A0" w:rsidRDefault="008F3BAC" w:rsidP="00DA3463">
      <w:pPr>
        <w:snapToGrid w:val="0"/>
        <w:ind w:firstLine="398"/>
        <w:rPr>
          <w:sz w:val="24"/>
          <w:szCs w:val="28"/>
        </w:rPr>
      </w:pPr>
      <w:r w:rsidRPr="000642A0">
        <w:rPr>
          <w:sz w:val="24"/>
          <w:szCs w:val="28"/>
        </w:rPr>
        <w:tab/>
        <w:t>MyI2C_Start();</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//I2C起始</w:t>
      </w:r>
    </w:p>
    <w:p w14:paraId="6C3FCA2F" w14:textId="77777777" w:rsidR="008F3BAC" w:rsidRPr="000642A0" w:rsidRDefault="008F3BAC" w:rsidP="00DA3463">
      <w:pPr>
        <w:snapToGrid w:val="0"/>
        <w:ind w:firstLine="398"/>
        <w:rPr>
          <w:sz w:val="24"/>
          <w:szCs w:val="28"/>
        </w:rPr>
      </w:pPr>
      <w:r w:rsidRPr="000642A0">
        <w:rPr>
          <w:sz w:val="24"/>
          <w:szCs w:val="28"/>
        </w:rPr>
        <w:tab/>
        <w:t>MyI2C_SendByte(AD7745_ADDRESS);</w:t>
      </w:r>
      <w:r w:rsidRPr="000642A0">
        <w:rPr>
          <w:sz w:val="24"/>
          <w:szCs w:val="28"/>
        </w:rPr>
        <w:tab/>
        <w:t xml:space="preserve">    //发送从机地址，</w:t>
      </w:r>
      <w:proofErr w:type="gramStart"/>
      <w:r w:rsidRPr="000642A0">
        <w:rPr>
          <w:sz w:val="24"/>
          <w:szCs w:val="28"/>
        </w:rPr>
        <w:t>读写位</w:t>
      </w:r>
      <w:proofErr w:type="gramEnd"/>
      <w:r w:rsidRPr="000642A0">
        <w:rPr>
          <w:sz w:val="24"/>
          <w:szCs w:val="28"/>
        </w:rPr>
        <w:t>为0，表示即将写入</w:t>
      </w:r>
    </w:p>
    <w:p w14:paraId="663C6FE6" w14:textId="77777777" w:rsidR="008F3BAC" w:rsidRPr="000642A0" w:rsidRDefault="008F3BAC" w:rsidP="00DA3463">
      <w:pPr>
        <w:snapToGrid w:val="0"/>
        <w:ind w:firstLine="398"/>
        <w:rPr>
          <w:sz w:val="24"/>
          <w:szCs w:val="28"/>
        </w:rPr>
      </w:pPr>
      <w:r w:rsidRPr="000642A0">
        <w:rPr>
          <w:sz w:val="24"/>
          <w:szCs w:val="28"/>
        </w:rPr>
        <w:tab/>
        <w:t>MyI2C_ReceiveAck();</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//接收应答</w:t>
      </w:r>
    </w:p>
    <w:p w14:paraId="379DAA17" w14:textId="77777777" w:rsidR="008F3BAC" w:rsidRPr="000642A0" w:rsidRDefault="008F3BAC" w:rsidP="00DA3463">
      <w:pPr>
        <w:snapToGrid w:val="0"/>
        <w:ind w:firstLine="398"/>
        <w:rPr>
          <w:sz w:val="24"/>
          <w:szCs w:val="28"/>
        </w:rPr>
      </w:pPr>
      <w:r w:rsidRPr="000642A0">
        <w:rPr>
          <w:sz w:val="24"/>
          <w:szCs w:val="28"/>
        </w:rPr>
        <w:tab/>
        <w:t>MyI2C_SendByte(RegAddress);</w:t>
      </w:r>
      <w:r w:rsidRPr="000642A0">
        <w:rPr>
          <w:sz w:val="24"/>
          <w:szCs w:val="28"/>
        </w:rPr>
        <w:tab/>
      </w:r>
      <w:r w:rsidRPr="000642A0">
        <w:rPr>
          <w:sz w:val="24"/>
          <w:szCs w:val="28"/>
        </w:rPr>
        <w:tab/>
      </w:r>
      <w:r w:rsidRPr="000642A0">
        <w:rPr>
          <w:sz w:val="24"/>
          <w:szCs w:val="28"/>
        </w:rPr>
        <w:tab/>
        <w:t>//发送寄存器地址</w:t>
      </w:r>
    </w:p>
    <w:p w14:paraId="3692FE89" w14:textId="77777777" w:rsidR="008F3BAC" w:rsidRPr="000642A0" w:rsidRDefault="008F3BAC" w:rsidP="00DA3463">
      <w:pPr>
        <w:snapToGrid w:val="0"/>
        <w:ind w:firstLine="398"/>
        <w:rPr>
          <w:sz w:val="24"/>
          <w:szCs w:val="28"/>
        </w:rPr>
      </w:pPr>
      <w:r w:rsidRPr="000642A0">
        <w:rPr>
          <w:sz w:val="24"/>
          <w:szCs w:val="28"/>
        </w:rPr>
        <w:tab/>
        <w:t>MyI2C_ReceiveAck();</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//接收应答</w:t>
      </w:r>
    </w:p>
    <w:p w14:paraId="403BA0DE" w14:textId="77777777" w:rsidR="008F3BAC" w:rsidRPr="000642A0" w:rsidRDefault="008F3BAC" w:rsidP="00DA3463">
      <w:pPr>
        <w:snapToGrid w:val="0"/>
        <w:ind w:firstLine="398"/>
        <w:rPr>
          <w:sz w:val="24"/>
          <w:szCs w:val="28"/>
        </w:rPr>
      </w:pPr>
      <w:r w:rsidRPr="000642A0">
        <w:rPr>
          <w:sz w:val="24"/>
          <w:szCs w:val="28"/>
        </w:rPr>
        <w:t>//</w:t>
      </w:r>
      <w:r w:rsidRPr="000642A0">
        <w:rPr>
          <w:sz w:val="24"/>
          <w:szCs w:val="28"/>
        </w:rPr>
        <w:tab/>
      </w:r>
      <w:proofErr w:type="gramStart"/>
      <w:r w:rsidRPr="000642A0">
        <w:rPr>
          <w:sz w:val="24"/>
          <w:szCs w:val="28"/>
        </w:rPr>
        <w:t>DelayUs(</w:t>
      </w:r>
      <w:proofErr w:type="gramEnd"/>
      <w:r w:rsidRPr="000642A0">
        <w:rPr>
          <w:sz w:val="24"/>
          <w:szCs w:val="28"/>
        </w:rPr>
        <w:t>5);</w:t>
      </w:r>
    </w:p>
    <w:p w14:paraId="4A9728FC" w14:textId="77777777" w:rsidR="008F3BAC" w:rsidRPr="000642A0" w:rsidRDefault="008F3BAC" w:rsidP="00DA3463">
      <w:pPr>
        <w:snapToGrid w:val="0"/>
        <w:ind w:firstLine="398"/>
        <w:rPr>
          <w:sz w:val="24"/>
          <w:szCs w:val="28"/>
        </w:rPr>
      </w:pPr>
      <w:r w:rsidRPr="000642A0">
        <w:rPr>
          <w:sz w:val="24"/>
          <w:szCs w:val="28"/>
        </w:rPr>
        <w:tab/>
        <w:t>MyI2C_Start();</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//I2C重复起始</w:t>
      </w:r>
    </w:p>
    <w:p w14:paraId="240C1833" w14:textId="77777777" w:rsidR="008F3BAC" w:rsidRPr="000642A0" w:rsidRDefault="008F3BAC" w:rsidP="00DA3463">
      <w:pPr>
        <w:snapToGrid w:val="0"/>
        <w:ind w:firstLine="398"/>
        <w:rPr>
          <w:sz w:val="24"/>
          <w:szCs w:val="28"/>
        </w:rPr>
      </w:pPr>
      <w:r w:rsidRPr="000642A0">
        <w:rPr>
          <w:sz w:val="24"/>
          <w:szCs w:val="28"/>
        </w:rPr>
        <w:tab/>
        <w:t>MyI2C_SendByte(0x91);</w:t>
      </w:r>
      <w:r w:rsidRPr="000642A0">
        <w:rPr>
          <w:sz w:val="24"/>
          <w:szCs w:val="28"/>
        </w:rPr>
        <w:tab/>
        <w:t>//发送从机地址，</w:t>
      </w:r>
      <w:proofErr w:type="gramStart"/>
      <w:r w:rsidRPr="000642A0">
        <w:rPr>
          <w:sz w:val="24"/>
          <w:szCs w:val="28"/>
        </w:rPr>
        <w:t>读写位</w:t>
      </w:r>
      <w:proofErr w:type="gramEnd"/>
      <w:r w:rsidRPr="000642A0">
        <w:rPr>
          <w:sz w:val="24"/>
          <w:szCs w:val="28"/>
        </w:rPr>
        <w:t>为1，表示即将读取</w:t>
      </w:r>
    </w:p>
    <w:p w14:paraId="7F092F65" w14:textId="77777777" w:rsidR="008F3BAC" w:rsidRPr="000642A0" w:rsidRDefault="008F3BAC" w:rsidP="00DA3463">
      <w:pPr>
        <w:snapToGrid w:val="0"/>
        <w:ind w:firstLine="398"/>
        <w:rPr>
          <w:sz w:val="24"/>
          <w:szCs w:val="28"/>
        </w:rPr>
      </w:pPr>
      <w:r w:rsidRPr="000642A0">
        <w:rPr>
          <w:sz w:val="24"/>
          <w:szCs w:val="28"/>
        </w:rPr>
        <w:tab/>
        <w:t>MyI2C_ReceiveAck();</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//接收应答</w:t>
      </w:r>
    </w:p>
    <w:p w14:paraId="1E6C31DA" w14:textId="77777777" w:rsidR="008F3BAC" w:rsidRPr="000642A0" w:rsidRDefault="008F3BAC" w:rsidP="00DA3463">
      <w:pPr>
        <w:snapToGrid w:val="0"/>
        <w:ind w:firstLine="398"/>
        <w:rPr>
          <w:sz w:val="24"/>
          <w:szCs w:val="28"/>
        </w:rPr>
      </w:pPr>
      <w:r w:rsidRPr="000642A0">
        <w:rPr>
          <w:sz w:val="24"/>
          <w:szCs w:val="28"/>
        </w:rPr>
        <w:tab/>
        <w:t>Data = MyI2C_ReceiveByte();</w:t>
      </w:r>
      <w:r w:rsidRPr="000642A0">
        <w:rPr>
          <w:sz w:val="24"/>
          <w:szCs w:val="28"/>
        </w:rPr>
        <w:tab/>
      </w:r>
      <w:r w:rsidRPr="000642A0">
        <w:rPr>
          <w:sz w:val="24"/>
          <w:szCs w:val="28"/>
        </w:rPr>
        <w:tab/>
      </w:r>
      <w:r w:rsidRPr="000642A0">
        <w:rPr>
          <w:sz w:val="24"/>
          <w:szCs w:val="28"/>
        </w:rPr>
        <w:tab/>
        <w:t>//接收指定寄存器的数据</w:t>
      </w:r>
    </w:p>
    <w:p w14:paraId="37C12AEC" w14:textId="77777777" w:rsidR="008F3BAC" w:rsidRPr="000642A0" w:rsidRDefault="008F3BAC" w:rsidP="00DA3463">
      <w:pPr>
        <w:snapToGrid w:val="0"/>
        <w:ind w:firstLine="398"/>
        <w:rPr>
          <w:sz w:val="24"/>
          <w:szCs w:val="28"/>
        </w:rPr>
      </w:pPr>
      <w:r w:rsidRPr="000642A0">
        <w:rPr>
          <w:sz w:val="24"/>
          <w:szCs w:val="28"/>
        </w:rPr>
        <w:tab/>
        <w:t>MyI2C_SendAck(1);</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//发送应答，给从机非应答，终止从机的数据输出</w:t>
      </w:r>
    </w:p>
    <w:p w14:paraId="08987874" w14:textId="77777777" w:rsidR="008F3BAC" w:rsidRPr="000642A0" w:rsidRDefault="008F3BAC" w:rsidP="00DA3463">
      <w:pPr>
        <w:snapToGrid w:val="0"/>
        <w:ind w:firstLine="398"/>
        <w:rPr>
          <w:sz w:val="24"/>
          <w:szCs w:val="28"/>
        </w:rPr>
      </w:pPr>
      <w:r w:rsidRPr="000642A0">
        <w:rPr>
          <w:sz w:val="24"/>
          <w:szCs w:val="28"/>
        </w:rPr>
        <w:tab/>
        <w:t>MyI2C_Stop();</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//I2C终止</w:t>
      </w:r>
    </w:p>
    <w:p w14:paraId="5C51B003" w14:textId="77777777" w:rsidR="008F3BAC" w:rsidRPr="000642A0" w:rsidRDefault="008F3BAC" w:rsidP="00DA3463">
      <w:pPr>
        <w:snapToGrid w:val="0"/>
        <w:ind w:firstLine="398"/>
        <w:rPr>
          <w:sz w:val="24"/>
          <w:szCs w:val="28"/>
        </w:rPr>
      </w:pPr>
      <w:r w:rsidRPr="000642A0">
        <w:rPr>
          <w:sz w:val="24"/>
          <w:szCs w:val="28"/>
        </w:rPr>
        <w:tab/>
      </w:r>
    </w:p>
    <w:p w14:paraId="44DA53EF" w14:textId="77777777" w:rsidR="008F3BAC" w:rsidRPr="000642A0" w:rsidRDefault="008F3BAC" w:rsidP="00DA3463">
      <w:pPr>
        <w:snapToGrid w:val="0"/>
        <w:ind w:firstLine="398"/>
        <w:rPr>
          <w:sz w:val="24"/>
          <w:szCs w:val="28"/>
        </w:rPr>
      </w:pPr>
      <w:r w:rsidRPr="000642A0">
        <w:rPr>
          <w:sz w:val="24"/>
          <w:szCs w:val="28"/>
        </w:rPr>
        <w:tab/>
        <w:t>return Data;</w:t>
      </w:r>
    </w:p>
    <w:p w14:paraId="06D2C06F" w14:textId="77777777" w:rsidR="008F3BAC" w:rsidRPr="000642A0" w:rsidRDefault="008F3BAC" w:rsidP="00DA3463">
      <w:pPr>
        <w:snapToGrid w:val="0"/>
        <w:ind w:firstLine="398"/>
        <w:rPr>
          <w:sz w:val="24"/>
          <w:szCs w:val="28"/>
        </w:rPr>
      </w:pPr>
      <w:r w:rsidRPr="000642A0">
        <w:rPr>
          <w:sz w:val="24"/>
          <w:szCs w:val="28"/>
        </w:rPr>
        <w:t>}</w:t>
      </w:r>
    </w:p>
    <w:p w14:paraId="02B88A80" w14:textId="77777777" w:rsidR="008F3BAC" w:rsidRPr="000642A0" w:rsidRDefault="008F3BAC" w:rsidP="00DA3463">
      <w:pPr>
        <w:snapToGrid w:val="0"/>
        <w:rPr>
          <w:sz w:val="24"/>
          <w:szCs w:val="28"/>
        </w:rPr>
      </w:pPr>
    </w:p>
    <w:p w14:paraId="7CA61548" w14:textId="77777777" w:rsidR="008F3BAC" w:rsidRPr="000642A0" w:rsidRDefault="008F3BAC" w:rsidP="00DA3463">
      <w:pPr>
        <w:snapToGrid w:val="0"/>
        <w:ind w:firstLine="398"/>
        <w:rPr>
          <w:sz w:val="24"/>
          <w:szCs w:val="28"/>
        </w:rPr>
      </w:pPr>
      <w:r w:rsidRPr="000642A0">
        <w:rPr>
          <w:sz w:val="24"/>
          <w:szCs w:val="28"/>
        </w:rPr>
        <w:t>void AD7745_Init(void)</w:t>
      </w:r>
    </w:p>
    <w:p w14:paraId="0A8B61A0" w14:textId="77777777" w:rsidR="008F3BAC" w:rsidRPr="000642A0" w:rsidRDefault="008F3BAC" w:rsidP="00DA3463">
      <w:pPr>
        <w:snapToGrid w:val="0"/>
        <w:ind w:firstLine="398"/>
        <w:rPr>
          <w:sz w:val="24"/>
          <w:szCs w:val="28"/>
        </w:rPr>
      </w:pPr>
      <w:r w:rsidRPr="000642A0">
        <w:rPr>
          <w:sz w:val="24"/>
          <w:szCs w:val="28"/>
        </w:rPr>
        <w:t>{</w:t>
      </w:r>
    </w:p>
    <w:p w14:paraId="202CE1E9" w14:textId="77777777" w:rsidR="008F3BAC" w:rsidRPr="000642A0" w:rsidRDefault="008F3BAC" w:rsidP="00DA3463">
      <w:pPr>
        <w:snapToGrid w:val="0"/>
        <w:ind w:firstLine="398"/>
        <w:rPr>
          <w:sz w:val="24"/>
          <w:szCs w:val="28"/>
        </w:rPr>
      </w:pPr>
      <w:r w:rsidRPr="000642A0">
        <w:rPr>
          <w:sz w:val="24"/>
          <w:szCs w:val="28"/>
        </w:rPr>
        <w:t>//</w:t>
      </w:r>
      <w:r w:rsidRPr="000642A0">
        <w:rPr>
          <w:sz w:val="24"/>
          <w:szCs w:val="28"/>
        </w:rPr>
        <w:tab/>
        <w:t>Usart1_</w:t>
      </w:r>
      <w:proofErr w:type="gramStart"/>
      <w:r w:rsidRPr="000642A0">
        <w:rPr>
          <w:sz w:val="24"/>
          <w:szCs w:val="28"/>
        </w:rPr>
        <w:t>Init(</w:t>
      </w:r>
      <w:proofErr w:type="gramEnd"/>
      <w:r w:rsidRPr="000642A0">
        <w:rPr>
          <w:sz w:val="24"/>
          <w:szCs w:val="28"/>
        </w:rPr>
        <w:t>115200);</w:t>
      </w:r>
    </w:p>
    <w:p w14:paraId="74E3769E" w14:textId="77777777" w:rsidR="008F3BAC" w:rsidRPr="000642A0" w:rsidRDefault="008F3BAC" w:rsidP="00DA3463">
      <w:pPr>
        <w:snapToGrid w:val="0"/>
        <w:ind w:firstLine="398"/>
        <w:rPr>
          <w:sz w:val="24"/>
          <w:szCs w:val="28"/>
        </w:rPr>
      </w:pPr>
      <w:r w:rsidRPr="000642A0">
        <w:rPr>
          <w:sz w:val="24"/>
          <w:szCs w:val="28"/>
        </w:rPr>
        <w:tab/>
        <w:t>MyI2C_Init();</w:t>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r>
      <w:r w:rsidRPr="000642A0">
        <w:rPr>
          <w:sz w:val="24"/>
          <w:szCs w:val="28"/>
        </w:rPr>
        <w:tab/>
        <w:t>//先初始化底层的I2C</w:t>
      </w:r>
    </w:p>
    <w:p w14:paraId="554A7678" w14:textId="77777777" w:rsidR="008F3BAC" w:rsidRPr="000642A0" w:rsidRDefault="008F3BAC" w:rsidP="00DA3463">
      <w:pPr>
        <w:snapToGrid w:val="0"/>
        <w:ind w:firstLine="398"/>
        <w:rPr>
          <w:sz w:val="24"/>
          <w:szCs w:val="28"/>
        </w:rPr>
      </w:pPr>
      <w:r w:rsidRPr="000642A0">
        <w:rPr>
          <w:sz w:val="24"/>
          <w:szCs w:val="28"/>
        </w:rPr>
        <w:tab/>
        <w:t>AD7745_WriteReg(CAP_SET_UP_REGISTER,0x81);      //设置为电容通道，差分输入</w:t>
      </w:r>
    </w:p>
    <w:p w14:paraId="24AFC92A" w14:textId="77777777" w:rsidR="008F3BAC" w:rsidRPr="000642A0" w:rsidRDefault="008F3BAC" w:rsidP="00DA3463">
      <w:pPr>
        <w:snapToGrid w:val="0"/>
        <w:ind w:firstLine="398"/>
        <w:rPr>
          <w:sz w:val="24"/>
          <w:szCs w:val="28"/>
        </w:rPr>
      </w:pPr>
      <w:r w:rsidRPr="000642A0">
        <w:rPr>
          <w:sz w:val="24"/>
          <w:szCs w:val="28"/>
        </w:rPr>
        <w:lastRenderedPageBreak/>
        <w:tab/>
        <w:t>AD7745_</w:t>
      </w:r>
      <w:proofErr w:type="gramStart"/>
      <w:r w:rsidRPr="000642A0">
        <w:rPr>
          <w:sz w:val="24"/>
          <w:szCs w:val="28"/>
        </w:rPr>
        <w:t>WriteReg(</w:t>
      </w:r>
      <w:proofErr w:type="gramEnd"/>
      <w:r w:rsidRPr="000642A0">
        <w:rPr>
          <w:sz w:val="24"/>
          <w:szCs w:val="28"/>
        </w:rPr>
        <w:t xml:space="preserve">VT_SET_UP_REGISTER,0x00);  </w:t>
      </w:r>
    </w:p>
    <w:p w14:paraId="06C5157F" w14:textId="77777777" w:rsidR="008F3BAC" w:rsidRPr="000642A0" w:rsidRDefault="008F3BAC" w:rsidP="00DA3463">
      <w:pPr>
        <w:snapToGrid w:val="0"/>
        <w:ind w:firstLine="398"/>
        <w:rPr>
          <w:sz w:val="24"/>
          <w:szCs w:val="28"/>
        </w:rPr>
      </w:pPr>
      <w:r w:rsidRPr="000642A0">
        <w:rPr>
          <w:sz w:val="24"/>
          <w:szCs w:val="28"/>
        </w:rPr>
        <w:tab/>
        <w:t>AD7745_WriteReg(EXC_SET_UP_REGISTER,0x8B);      //A为正向，B为反相，（00为低功耗、低噪声；01为平衡噪声与驱动能力；10为高灵敏度测量；11为强驱动能力）</w:t>
      </w:r>
    </w:p>
    <w:p w14:paraId="51D65651" w14:textId="77777777" w:rsidR="008F3BAC" w:rsidRPr="000642A0" w:rsidRDefault="008F3BAC" w:rsidP="00DA3463">
      <w:pPr>
        <w:snapToGrid w:val="0"/>
        <w:ind w:firstLine="398"/>
        <w:rPr>
          <w:sz w:val="24"/>
          <w:szCs w:val="28"/>
        </w:rPr>
      </w:pPr>
      <w:r w:rsidRPr="000642A0">
        <w:rPr>
          <w:sz w:val="24"/>
          <w:szCs w:val="28"/>
        </w:rPr>
        <w:tab/>
        <w:t>AD7745_WriteReg(CONFIGURATION_REGISTER,0x39);   //0x39（连续转换）， 0x3A（单次转换）， 0x3D（失调校准）</w:t>
      </w:r>
    </w:p>
    <w:p w14:paraId="26BA4F92" w14:textId="77777777" w:rsidR="008F3BAC" w:rsidRPr="000642A0" w:rsidRDefault="008F3BAC" w:rsidP="00DA3463">
      <w:pPr>
        <w:snapToGrid w:val="0"/>
        <w:ind w:firstLine="398"/>
        <w:rPr>
          <w:sz w:val="24"/>
          <w:szCs w:val="28"/>
        </w:rPr>
      </w:pPr>
      <w:r w:rsidRPr="000642A0">
        <w:rPr>
          <w:sz w:val="24"/>
          <w:szCs w:val="28"/>
        </w:rPr>
        <w:tab/>
        <w:t>AD7745_</w:t>
      </w:r>
      <w:proofErr w:type="gramStart"/>
      <w:r w:rsidRPr="000642A0">
        <w:rPr>
          <w:sz w:val="24"/>
          <w:szCs w:val="28"/>
        </w:rPr>
        <w:t>WriteReg(</w:t>
      </w:r>
      <w:proofErr w:type="gramEnd"/>
      <w:r w:rsidRPr="000642A0">
        <w:rPr>
          <w:sz w:val="24"/>
          <w:szCs w:val="28"/>
        </w:rPr>
        <w:t>Cap_DAC_A_REGISTER,0x00);</w:t>
      </w:r>
    </w:p>
    <w:p w14:paraId="548B6E54" w14:textId="77777777" w:rsidR="008F3BAC" w:rsidRPr="000642A0" w:rsidRDefault="008F3BAC" w:rsidP="00DA3463">
      <w:pPr>
        <w:snapToGrid w:val="0"/>
        <w:ind w:firstLine="398"/>
        <w:rPr>
          <w:sz w:val="24"/>
          <w:szCs w:val="28"/>
        </w:rPr>
      </w:pPr>
      <w:r w:rsidRPr="000642A0">
        <w:rPr>
          <w:sz w:val="24"/>
          <w:szCs w:val="28"/>
        </w:rPr>
        <w:tab/>
      </w:r>
    </w:p>
    <w:p w14:paraId="041461A3" w14:textId="68C7A263" w:rsidR="008F3BAC" w:rsidRPr="000642A0" w:rsidRDefault="008F3BAC" w:rsidP="00DA3463">
      <w:pPr>
        <w:snapToGrid w:val="0"/>
        <w:ind w:firstLine="398"/>
        <w:rPr>
          <w:sz w:val="24"/>
          <w:szCs w:val="28"/>
        </w:rPr>
      </w:pPr>
      <w:r w:rsidRPr="000642A0">
        <w:rPr>
          <w:sz w:val="24"/>
          <w:szCs w:val="28"/>
        </w:rPr>
        <w:t xml:space="preserve"> AD7745_</w:t>
      </w:r>
      <w:proofErr w:type="gramStart"/>
      <w:r w:rsidRPr="000642A0">
        <w:rPr>
          <w:sz w:val="24"/>
          <w:szCs w:val="28"/>
        </w:rPr>
        <w:t>WriteReg(</w:t>
      </w:r>
      <w:proofErr w:type="gramEnd"/>
      <w:r w:rsidRPr="000642A0">
        <w:rPr>
          <w:sz w:val="24"/>
          <w:szCs w:val="28"/>
        </w:rPr>
        <w:t>CAP_OFFSET_L_REGISTER,0x00);</w:t>
      </w:r>
      <w:r w:rsidRPr="000642A0">
        <w:rPr>
          <w:sz w:val="24"/>
          <w:szCs w:val="28"/>
        </w:rPr>
        <w:tab/>
      </w:r>
    </w:p>
    <w:p w14:paraId="1CF26AE1" w14:textId="77777777" w:rsidR="008F3BAC" w:rsidRPr="000642A0" w:rsidRDefault="008F3BAC" w:rsidP="00DA3463">
      <w:pPr>
        <w:snapToGrid w:val="0"/>
        <w:ind w:firstLine="398"/>
        <w:rPr>
          <w:sz w:val="24"/>
          <w:szCs w:val="28"/>
        </w:rPr>
      </w:pPr>
      <w:r w:rsidRPr="000642A0">
        <w:rPr>
          <w:sz w:val="24"/>
          <w:szCs w:val="28"/>
        </w:rPr>
        <w:tab/>
        <w:t>AD7745_</w:t>
      </w:r>
      <w:proofErr w:type="gramStart"/>
      <w:r w:rsidRPr="000642A0">
        <w:rPr>
          <w:sz w:val="24"/>
          <w:szCs w:val="28"/>
        </w:rPr>
        <w:t>WriteReg(</w:t>
      </w:r>
      <w:proofErr w:type="gramEnd"/>
      <w:r w:rsidRPr="000642A0">
        <w:rPr>
          <w:sz w:val="24"/>
          <w:szCs w:val="28"/>
        </w:rPr>
        <w:t>CAP_OFFSET_H_REGISTER,0x00);</w:t>
      </w:r>
    </w:p>
    <w:p w14:paraId="1AFB0A37" w14:textId="77777777" w:rsidR="008F3BAC" w:rsidRPr="000642A0" w:rsidRDefault="008F3BAC" w:rsidP="00DA3463">
      <w:pPr>
        <w:snapToGrid w:val="0"/>
        <w:ind w:firstLine="398"/>
        <w:rPr>
          <w:sz w:val="24"/>
          <w:szCs w:val="28"/>
        </w:rPr>
      </w:pPr>
      <w:r w:rsidRPr="000642A0">
        <w:rPr>
          <w:sz w:val="24"/>
          <w:szCs w:val="28"/>
        </w:rPr>
        <w:tab/>
        <w:t>AD7745_</w:t>
      </w:r>
      <w:proofErr w:type="gramStart"/>
      <w:r w:rsidRPr="000642A0">
        <w:rPr>
          <w:sz w:val="24"/>
          <w:szCs w:val="28"/>
        </w:rPr>
        <w:t>WriteReg(</w:t>
      </w:r>
      <w:proofErr w:type="gramEnd"/>
      <w:r w:rsidRPr="000642A0">
        <w:rPr>
          <w:sz w:val="24"/>
          <w:szCs w:val="28"/>
        </w:rPr>
        <w:t>CAP_Gain_H_REGISTER,0x00);</w:t>
      </w:r>
      <w:r w:rsidRPr="000642A0">
        <w:rPr>
          <w:sz w:val="24"/>
          <w:szCs w:val="28"/>
        </w:rPr>
        <w:tab/>
      </w:r>
    </w:p>
    <w:p w14:paraId="22772B54" w14:textId="4DAD9950" w:rsidR="000378DA" w:rsidRPr="000642A0" w:rsidRDefault="008F3BAC" w:rsidP="00DA3463">
      <w:pPr>
        <w:snapToGrid w:val="0"/>
        <w:ind w:firstLine="398"/>
        <w:rPr>
          <w:sz w:val="24"/>
          <w:szCs w:val="28"/>
        </w:rPr>
      </w:pPr>
      <w:r w:rsidRPr="000642A0">
        <w:rPr>
          <w:sz w:val="24"/>
          <w:szCs w:val="28"/>
        </w:rPr>
        <w:tab/>
        <w:t>AD7745_</w:t>
      </w:r>
      <w:proofErr w:type="gramStart"/>
      <w:r w:rsidRPr="000642A0">
        <w:rPr>
          <w:sz w:val="24"/>
          <w:szCs w:val="28"/>
        </w:rPr>
        <w:t>WriteReg(</w:t>
      </w:r>
      <w:proofErr w:type="gramEnd"/>
      <w:r w:rsidRPr="000642A0">
        <w:rPr>
          <w:sz w:val="24"/>
          <w:szCs w:val="28"/>
        </w:rPr>
        <w:t>CAP_Gain_L_REGISTER,0x00);</w:t>
      </w:r>
    </w:p>
    <w:p w14:paraId="42D719DD" w14:textId="77777777" w:rsidR="008F3BAC" w:rsidRPr="000642A0" w:rsidRDefault="008F3BAC" w:rsidP="00DA3463">
      <w:pPr>
        <w:snapToGrid w:val="0"/>
        <w:ind w:firstLine="398"/>
        <w:rPr>
          <w:sz w:val="24"/>
          <w:szCs w:val="28"/>
        </w:rPr>
      </w:pPr>
      <w:r w:rsidRPr="000642A0">
        <w:rPr>
          <w:sz w:val="24"/>
          <w:szCs w:val="28"/>
        </w:rPr>
        <w:t>}</w:t>
      </w:r>
    </w:p>
    <w:p w14:paraId="51081E22" w14:textId="77777777" w:rsidR="008F3BAC" w:rsidRPr="000642A0" w:rsidRDefault="008F3BAC" w:rsidP="00DA3463">
      <w:pPr>
        <w:snapToGrid w:val="0"/>
        <w:ind w:firstLine="398"/>
        <w:rPr>
          <w:sz w:val="24"/>
          <w:szCs w:val="28"/>
        </w:rPr>
      </w:pPr>
    </w:p>
    <w:p w14:paraId="3F78D8F1" w14:textId="77777777" w:rsidR="008F3BAC" w:rsidRPr="000642A0" w:rsidRDefault="008F3BAC" w:rsidP="00DA3463">
      <w:pPr>
        <w:snapToGrid w:val="0"/>
        <w:ind w:firstLine="398"/>
        <w:rPr>
          <w:sz w:val="24"/>
          <w:szCs w:val="28"/>
        </w:rPr>
      </w:pPr>
      <w:r w:rsidRPr="000642A0">
        <w:rPr>
          <w:sz w:val="24"/>
          <w:szCs w:val="28"/>
        </w:rPr>
        <w:t>void AD7745_</w:t>
      </w:r>
      <w:proofErr w:type="gramStart"/>
      <w:r w:rsidRPr="000642A0">
        <w:rPr>
          <w:sz w:val="24"/>
          <w:szCs w:val="28"/>
        </w:rPr>
        <w:t>GetData(</w:t>
      </w:r>
      <w:proofErr w:type="gramEnd"/>
      <w:r w:rsidRPr="000642A0">
        <w:rPr>
          <w:sz w:val="24"/>
          <w:szCs w:val="28"/>
        </w:rPr>
        <w:t>uint8_t *CAPH, uint8_t *CAPM, uint8_t *CAPL, uint32_t *Capdata,float *CAP)</w:t>
      </w:r>
    </w:p>
    <w:p w14:paraId="1A27602F" w14:textId="77777777" w:rsidR="008F3BAC" w:rsidRPr="000642A0" w:rsidRDefault="008F3BAC" w:rsidP="00DA3463">
      <w:pPr>
        <w:snapToGrid w:val="0"/>
        <w:ind w:firstLine="398"/>
        <w:rPr>
          <w:sz w:val="24"/>
          <w:szCs w:val="28"/>
        </w:rPr>
      </w:pPr>
      <w:r w:rsidRPr="000642A0">
        <w:rPr>
          <w:sz w:val="24"/>
          <w:szCs w:val="28"/>
        </w:rPr>
        <w:t>{</w:t>
      </w:r>
    </w:p>
    <w:p w14:paraId="73A19B40" w14:textId="77777777" w:rsidR="008F3BAC" w:rsidRPr="000642A0" w:rsidRDefault="008F3BAC" w:rsidP="00DA3463">
      <w:pPr>
        <w:snapToGrid w:val="0"/>
        <w:ind w:firstLine="398"/>
        <w:rPr>
          <w:sz w:val="24"/>
          <w:szCs w:val="28"/>
        </w:rPr>
      </w:pPr>
      <w:r w:rsidRPr="000642A0">
        <w:rPr>
          <w:sz w:val="24"/>
          <w:szCs w:val="28"/>
        </w:rPr>
        <w:t xml:space="preserve">     //uint8_t </w:t>
      </w:r>
      <w:proofErr w:type="gramStart"/>
      <w:r w:rsidRPr="000642A0">
        <w:rPr>
          <w:sz w:val="24"/>
          <w:szCs w:val="28"/>
        </w:rPr>
        <w:t>CAPH,CAPM</w:t>
      </w:r>
      <w:proofErr w:type="gramEnd"/>
      <w:r w:rsidRPr="000642A0">
        <w:rPr>
          <w:sz w:val="24"/>
          <w:szCs w:val="28"/>
        </w:rPr>
        <w:t>,CAPL;</w:t>
      </w:r>
    </w:p>
    <w:p w14:paraId="19CDDE96" w14:textId="77777777" w:rsidR="008F3BAC" w:rsidRPr="000642A0" w:rsidRDefault="008F3BAC" w:rsidP="00DA3463">
      <w:pPr>
        <w:snapToGrid w:val="0"/>
        <w:ind w:firstLine="398"/>
        <w:rPr>
          <w:sz w:val="24"/>
          <w:szCs w:val="28"/>
        </w:rPr>
      </w:pPr>
      <w:r w:rsidRPr="000642A0">
        <w:rPr>
          <w:sz w:val="24"/>
          <w:szCs w:val="28"/>
        </w:rPr>
        <w:t xml:space="preserve">     float fl_capdata;</w:t>
      </w:r>
    </w:p>
    <w:p w14:paraId="09E0EF8C" w14:textId="77777777" w:rsidR="008F3BAC" w:rsidRPr="000642A0" w:rsidRDefault="008F3BAC" w:rsidP="00DA3463">
      <w:pPr>
        <w:snapToGrid w:val="0"/>
        <w:ind w:firstLine="398"/>
        <w:rPr>
          <w:sz w:val="24"/>
          <w:szCs w:val="28"/>
        </w:rPr>
      </w:pPr>
      <w:r w:rsidRPr="000642A0">
        <w:rPr>
          <w:sz w:val="24"/>
          <w:szCs w:val="28"/>
        </w:rPr>
        <w:tab/>
      </w:r>
    </w:p>
    <w:p w14:paraId="1552732D" w14:textId="77777777" w:rsidR="008F3BAC" w:rsidRPr="000642A0" w:rsidRDefault="008F3BAC" w:rsidP="00DA3463">
      <w:pPr>
        <w:snapToGrid w:val="0"/>
        <w:ind w:firstLine="398"/>
        <w:rPr>
          <w:sz w:val="24"/>
          <w:szCs w:val="28"/>
        </w:rPr>
      </w:pPr>
      <w:r w:rsidRPr="000642A0">
        <w:rPr>
          <w:sz w:val="24"/>
          <w:szCs w:val="28"/>
        </w:rPr>
        <w:t xml:space="preserve">     *CAPH = AD7745_</w:t>
      </w:r>
      <w:proofErr w:type="gramStart"/>
      <w:r w:rsidRPr="000642A0">
        <w:rPr>
          <w:sz w:val="24"/>
          <w:szCs w:val="28"/>
        </w:rPr>
        <w:t>ReadReg(</w:t>
      </w:r>
      <w:proofErr w:type="gramEnd"/>
      <w:r w:rsidRPr="000642A0">
        <w:rPr>
          <w:sz w:val="24"/>
          <w:szCs w:val="28"/>
        </w:rPr>
        <w:t>CAP_DATA_H_REGISTER);</w:t>
      </w:r>
    </w:p>
    <w:p w14:paraId="17194A5C" w14:textId="77777777" w:rsidR="008F3BAC" w:rsidRPr="000642A0" w:rsidRDefault="008F3BAC" w:rsidP="00DA3463">
      <w:pPr>
        <w:snapToGrid w:val="0"/>
        <w:ind w:firstLine="398"/>
        <w:rPr>
          <w:sz w:val="24"/>
          <w:szCs w:val="28"/>
        </w:rPr>
      </w:pPr>
    </w:p>
    <w:p w14:paraId="40466A10" w14:textId="77777777" w:rsidR="008F3BAC" w:rsidRPr="000642A0" w:rsidRDefault="008F3BAC" w:rsidP="00DA3463">
      <w:pPr>
        <w:snapToGrid w:val="0"/>
        <w:ind w:firstLine="398"/>
        <w:rPr>
          <w:sz w:val="24"/>
          <w:szCs w:val="28"/>
        </w:rPr>
      </w:pPr>
      <w:r w:rsidRPr="000642A0">
        <w:rPr>
          <w:sz w:val="24"/>
          <w:szCs w:val="28"/>
        </w:rPr>
        <w:tab/>
        <w:t xml:space="preserve"> *CAPM = AD7745_</w:t>
      </w:r>
      <w:proofErr w:type="gramStart"/>
      <w:r w:rsidRPr="000642A0">
        <w:rPr>
          <w:sz w:val="24"/>
          <w:szCs w:val="28"/>
        </w:rPr>
        <w:t>ReadReg(</w:t>
      </w:r>
      <w:proofErr w:type="gramEnd"/>
      <w:r w:rsidRPr="000642A0">
        <w:rPr>
          <w:sz w:val="24"/>
          <w:szCs w:val="28"/>
        </w:rPr>
        <w:t>CAP_DATA_M_REGISTER);</w:t>
      </w:r>
    </w:p>
    <w:p w14:paraId="685FBBF4" w14:textId="77777777" w:rsidR="008F3BAC" w:rsidRPr="000642A0" w:rsidRDefault="008F3BAC" w:rsidP="00DA3463">
      <w:pPr>
        <w:snapToGrid w:val="0"/>
        <w:ind w:firstLine="398"/>
        <w:rPr>
          <w:sz w:val="24"/>
          <w:szCs w:val="28"/>
        </w:rPr>
      </w:pPr>
      <w:r w:rsidRPr="000642A0">
        <w:rPr>
          <w:sz w:val="24"/>
          <w:szCs w:val="28"/>
        </w:rPr>
        <w:t xml:space="preserve">     *CAPL = AD7745_</w:t>
      </w:r>
      <w:proofErr w:type="gramStart"/>
      <w:r w:rsidRPr="000642A0">
        <w:rPr>
          <w:sz w:val="24"/>
          <w:szCs w:val="28"/>
        </w:rPr>
        <w:t>ReadReg(</w:t>
      </w:r>
      <w:proofErr w:type="gramEnd"/>
      <w:r w:rsidRPr="000642A0">
        <w:rPr>
          <w:sz w:val="24"/>
          <w:szCs w:val="28"/>
        </w:rPr>
        <w:t>CAP_DATA_L_REGISTER);</w:t>
      </w:r>
    </w:p>
    <w:p w14:paraId="3BBA7F2B" w14:textId="77777777" w:rsidR="008F3BAC" w:rsidRPr="000642A0" w:rsidRDefault="008F3BAC" w:rsidP="00DA3463">
      <w:pPr>
        <w:snapToGrid w:val="0"/>
        <w:ind w:firstLine="398"/>
        <w:rPr>
          <w:sz w:val="24"/>
          <w:szCs w:val="28"/>
        </w:rPr>
      </w:pPr>
      <w:r w:rsidRPr="000642A0">
        <w:rPr>
          <w:sz w:val="24"/>
          <w:szCs w:val="28"/>
        </w:rPr>
        <w:tab/>
        <w:t xml:space="preserve"> </w:t>
      </w:r>
    </w:p>
    <w:p w14:paraId="7CAD744D" w14:textId="77777777" w:rsidR="008F3BAC" w:rsidRPr="000642A0" w:rsidRDefault="008F3BAC" w:rsidP="00DA3463">
      <w:pPr>
        <w:snapToGrid w:val="0"/>
        <w:ind w:firstLine="398"/>
        <w:rPr>
          <w:sz w:val="24"/>
          <w:szCs w:val="28"/>
        </w:rPr>
      </w:pPr>
      <w:r w:rsidRPr="000642A0">
        <w:rPr>
          <w:sz w:val="24"/>
          <w:szCs w:val="28"/>
        </w:rPr>
        <w:tab/>
        <w:t>*Capdata=0;</w:t>
      </w:r>
    </w:p>
    <w:p w14:paraId="2553AC74" w14:textId="77777777" w:rsidR="008F3BAC" w:rsidRPr="000642A0" w:rsidRDefault="008F3BAC" w:rsidP="00DA3463">
      <w:pPr>
        <w:snapToGrid w:val="0"/>
        <w:ind w:firstLine="398"/>
        <w:rPr>
          <w:sz w:val="24"/>
          <w:szCs w:val="28"/>
        </w:rPr>
      </w:pPr>
      <w:r w:rsidRPr="000642A0">
        <w:rPr>
          <w:sz w:val="24"/>
          <w:szCs w:val="28"/>
        </w:rPr>
        <w:t xml:space="preserve">    *Capdata = (*CAPH&lt;&lt;16) | (*CAPM&lt;&lt;8) | *CAPL;</w:t>
      </w:r>
    </w:p>
    <w:p w14:paraId="160BA8FF" w14:textId="77777777" w:rsidR="008F3BAC" w:rsidRPr="000642A0" w:rsidRDefault="008F3BAC" w:rsidP="00DA3463">
      <w:pPr>
        <w:snapToGrid w:val="0"/>
        <w:ind w:firstLine="398"/>
        <w:rPr>
          <w:sz w:val="24"/>
          <w:szCs w:val="28"/>
        </w:rPr>
      </w:pPr>
      <w:r w:rsidRPr="000642A0">
        <w:rPr>
          <w:sz w:val="24"/>
          <w:szCs w:val="28"/>
        </w:rPr>
        <w:tab/>
        <w:t>fl_capdata = (*CAPH&lt;&lt;16) | (*CAPM&lt;&lt;8) | *CAPL;</w:t>
      </w:r>
    </w:p>
    <w:p w14:paraId="501E95D1" w14:textId="55B8B698" w:rsidR="008F3BAC" w:rsidRPr="000642A0" w:rsidRDefault="008F3BAC" w:rsidP="00DA3463">
      <w:pPr>
        <w:snapToGrid w:val="0"/>
        <w:ind w:firstLine="398"/>
        <w:rPr>
          <w:sz w:val="24"/>
          <w:szCs w:val="28"/>
        </w:rPr>
      </w:pPr>
      <w:r w:rsidRPr="000642A0">
        <w:rPr>
          <w:sz w:val="24"/>
          <w:szCs w:val="28"/>
        </w:rPr>
        <w:tab/>
      </w:r>
    </w:p>
    <w:p w14:paraId="406642F3" w14:textId="77777777" w:rsidR="008F3BAC" w:rsidRPr="000642A0" w:rsidRDefault="008F3BAC" w:rsidP="00DA3463">
      <w:pPr>
        <w:snapToGrid w:val="0"/>
        <w:ind w:firstLine="398"/>
        <w:rPr>
          <w:sz w:val="24"/>
          <w:szCs w:val="28"/>
        </w:rPr>
      </w:pPr>
      <w:r w:rsidRPr="000642A0">
        <w:rPr>
          <w:sz w:val="24"/>
          <w:szCs w:val="28"/>
        </w:rPr>
        <w:tab/>
        <w:t xml:space="preserve"> *CAP = (fl_capdata - 0x800000)</w:t>
      </w:r>
      <w:proofErr w:type="gramStart"/>
      <w:r w:rsidRPr="000642A0">
        <w:rPr>
          <w:sz w:val="24"/>
          <w:szCs w:val="28"/>
        </w:rPr>
        <w:t>/(</w:t>
      </w:r>
      <w:proofErr w:type="gramEnd"/>
      <w:r w:rsidRPr="000642A0">
        <w:rPr>
          <w:sz w:val="24"/>
          <w:szCs w:val="28"/>
        </w:rPr>
        <w:t>0xFFFFFF - 0x800000) * 4.096-1.26;</w:t>
      </w:r>
    </w:p>
    <w:p w14:paraId="2E233DD1" w14:textId="77777777" w:rsidR="008F3BAC" w:rsidRPr="000642A0" w:rsidRDefault="008F3BAC" w:rsidP="00DA3463">
      <w:pPr>
        <w:snapToGrid w:val="0"/>
        <w:ind w:firstLine="398"/>
        <w:rPr>
          <w:sz w:val="24"/>
          <w:szCs w:val="28"/>
        </w:rPr>
      </w:pPr>
      <w:r w:rsidRPr="000642A0">
        <w:rPr>
          <w:sz w:val="24"/>
          <w:szCs w:val="28"/>
        </w:rPr>
        <w:tab/>
        <w:t>//*CAP = AD7745_</w:t>
      </w:r>
      <w:proofErr w:type="gramStart"/>
      <w:r w:rsidRPr="000642A0">
        <w:rPr>
          <w:sz w:val="24"/>
          <w:szCs w:val="28"/>
        </w:rPr>
        <w:t>ReadReg(</w:t>
      </w:r>
      <w:proofErr w:type="gramEnd"/>
      <w:r w:rsidRPr="000642A0">
        <w:rPr>
          <w:sz w:val="24"/>
          <w:szCs w:val="28"/>
        </w:rPr>
        <w:t>EXC_SET_UP_REGISTER);</w:t>
      </w:r>
    </w:p>
    <w:p w14:paraId="33C0DFAD" w14:textId="2DC7B38C" w:rsidR="008F3BAC" w:rsidRDefault="008F3BAC" w:rsidP="00DA3463">
      <w:pPr>
        <w:snapToGrid w:val="0"/>
        <w:ind w:firstLine="398"/>
        <w:rPr>
          <w:ins w:id="143" w:author="quanzhen duan" w:date="2025-12-05T15:59:00Z"/>
          <w:sz w:val="24"/>
          <w:szCs w:val="28"/>
        </w:rPr>
      </w:pPr>
      <w:r w:rsidRPr="000642A0">
        <w:rPr>
          <w:sz w:val="24"/>
          <w:szCs w:val="28"/>
        </w:rPr>
        <w:t>}</w:t>
      </w:r>
    </w:p>
    <w:p w14:paraId="46BF8851" w14:textId="77777777" w:rsidR="001B51D0" w:rsidRDefault="001B51D0">
      <w:pPr>
        <w:widowControl/>
        <w:jc w:val="left"/>
        <w:rPr>
          <w:ins w:id="144" w:author="quanzhen duan" w:date="2025-12-05T15:59:00Z"/>
          <w:b/>
          <w:bCs/>
          <w:kern w:val="44"/>
          <w:sz w:val="44"/>
          <w:szCs w:val="44"/>
        </w:rPr>
      </w:pPr>
      <w:ins w:id="145" w:author="quanzhen duan" w:date="2025-12-05T15:59:00Z">
        <w:r>
          <w:br w:type="page"/>
        </w:r>
      </w:ins>
    </w:p>
    <w:p w14:paraId="2692F4AA" w14:textId="467EB5F4" w:rsidR="001B51D0" w:rsidRDefault="001B51D0">
      <w:pPr>
        <w:pStyle w:val="1"/>
        <w:spacing w:line="360" w:lineRule="auto"/>
        <w:jc w:val="center"/>
        <w:rPr>
          <w:ins w:id="146" w:author="quanzhen duan" w:date="2025-12-05T15:59:00Z"/>
          <w:sz w:val="24"/>
          <w:szCs w:val="28"/>
        </w:rPr>
        <w:pPrChange w:id="147" w:author="quanzhen duan" w:date="2025-12-05T16:01:00Z">
          <w:pPr>
            <w:pStyle w:val="1"/>
            <w:jc w:val="center"/>
          </w:pPr>
        </w:pPrChange>
      </w:pPr>
      <w:ins w:id="148" w:author="quanzhen duan" w:date="2025-12-05T15:59:00Z">
        <w:r w:rsidRPr="00DA3463">
          <w:rPr>
            <w:rFonts w:hint="eastAsia"/>
          </w:rPr>
          <w:lastRenderedPageBreak/>
          <w:t>附件</w:t>
        </w:r>
        <w:r>
          <w:t>2</w:t>
        </w:r>
        <w:r w:rsidRPr="00DA3463">
          <w:rPr>
            <w:rFonts w:hint="eastAsia"/>
          </w:rPr>
          <w:t>：</w:t>
        </w:r>
      </w:ins>
      <w:ins w:id="149" w:author="quanzhen duan" w:date="2025-12-05T16:00:00Z">
        <w:r>
          <w:rPr>
            <w:rFonts w:hint="eastAsia"/>
          </w:rPr>
          <w:t>软件及其他文件说明</w:t>
        </w:r>
      </w:ins>
    </w:p>
    <w:p w14:paraId="613FCDD6" w14:textId="2A9E4C12" w:rsidR="001B51D0" w:rsidRDefault="001E465C">
      <w:pPr>
        <w:pStyle w:val="af4"/>
        <w:numPr>
          <w:ilvl w:val="6"/>
          <w:numId w:val="1"/>
        </w:numPr>
        <w:snapToGrid w:val="0"/>
        <w:spacing w:line="360" w:lineRule="auto"/>
        <w:ind w:left="442" w:firstLineChars="0" w:hanging="442"/>
        <w:jc w:val="left"/>
        <w:rPr>
          <w:ins w:id="150" w:author="quanzhen duan" w:date="2025-12-05T16:00:00Z"/>
          <w:color w:val="FF0000"/>
          <w:sz w:val="28"/>
          <w:szCs w:val="32"/>
        </w:rPr>
        <w:pPrChange w:id="151" w:author="quanzhen duan" w:date="2025-12-05T16:01:00Z">
          <w:pPr>
            <w:pStyle w:val="af4"/>
            <w:numPr>
              <w:ilvl w:val="6"/>
              <w:numId w:val="1"/>
            </w:numPr>
            <w:snapToGrid w:val="0"/>
            <w:ind w:left="442" w:firstLineChars="0" w:hanging="442"/>
            <w:jc w:val="left"/>
          </w:pPr>
        </w:pPrChange>
      </w:pPr>
      <w:commentRangeStart w:id="152"/>
      <w:ins w:id="153" w:author="quanzhen duan" w:date="2025-12-05T16:00:00Z">
        <w:r>
          <w:rPr>
            <w:rFonts w:hint="eastAsia"/>
            <w:color w:val="FF0000"/>
            <w:sz w:val="28"/>
            <w:szCs w:val="32"/>
          </w:rPr>
          <w:t>P</w:t>
        </w:r>
        <w:r>
          <w:rPr>
            <w:color w:val="FF0000"/>
            <w:sz w:val="28"/>
            <w:szCs w:val="32"/>
          </w:rPr>
          <w:t>CB</w:t>
        </w:r>
        <w:r>
          <w:rPr>
            <w:rFonts w:hint="eastAsia"/>
            <w:color w:val="FF0000"/>
            <w:sz w:val="28"/>
            <w:szCs w:val="32"/>
          </w:rPr>
          <w:t>设计使用软件：</w:t>
        </w:r>
      </w:ins>
      <w:ins w:id="154" w:author="子睿 陈" w:date="2025-12-05T16:51:00Z">
        <w:r w:rsidR="00795E3E">
          <w:rPr>
            <w:rFonts w:hint="eastAsia"/>
            <w:color w:val="FF0000"/>
            <w:sz w:val="28"/>
            <w:szCs w:val="32"/>
          </w:rPr>
          <w:t>Altium</w:t>
        </w:r>
        <w:r w:rsidR="00795E3E">
          <w:rPr>
            <w:color w:val="FF0000"/>
            <w:sz w:val="28"/>
            <w:szCs w:val="32"/>
          </w:rPr>
          <w:t xml:space="preserve"> D</w:t>
        </w:r>
        <w:r w:rsidR="00795E3E">
          <w:rPr>
            <w:rFonts w:hint="eastAsia"/>
            <w:color w:val="FF0000"/>
            <w:sz w:val="28"/>
            <w:szCs w:val="32"/>
          </w:rPr>
          <w:t>esigner</w:t>
        </w:r>
      </w:ins>
    </w:p>
    <w:p w14:paraId="33BC4B48" w14:textId="64F73FFF" w:rsidR="001E465C" w:rsidRDefault="001E465C" w:rsidP="001E465C">
      <w:pPr>
        <w:pStyle w:val="af4"/>
        <w:numPr>
          <w:ilvl w:val="6"/>
          <w:numId w:val="1"/>
        </w:numPr>
        <w:snapToGrid w:val="0"/>
        <w:spacing w:line="360" w:lineRule="auto"/>
        <w:ind w:left="442" w:firstLineChars="0" w:hanging="442"/>
        <w:jc w:val="left"/>
        <w:rPr>
          <w:ins w:id="155" w:author="子睿 陈" w:date="2025-12-05T16:51:00Z"/>
          <w:color w:val="FF0000"/>
          <w:sz w:val="28"/>
          <w:szCs w:val="32"/>
        </w:rPr>
      </w:pPr>
      <w:ins w:id="156" w:author="quanzhen duan" w:date="2025-12-05T16:00:00Z">
        <w:r>
          <w:rPr>
            <w:rFonts w:hint="eastAsia"/>
            <w:color w:val="FF0000"/>
            <w:sz w:val="28"/>
            <w:szCs w:val="32"/>
          </w:rPr>
          <w:t>单片机</w:t>
        </w:r>
        <w:del w:id="157" w:author="子睿 陈" w:date="2025-12-05T16:51:00Z">
          <w:r w:rsidDel="00795E3E">
            <w:rPr>
              <w:rFonts w:hint="eastAsia"/>
              <w:color w:val="FF0000"/>
              <w:sz w:val="28"/>
              <w:szCs w:val="32"/>
            </w:rPr>
            <w:delText>及上位机</w:delText>
          </w:r>
        </w:del>
      </w:ins>
      <w:ins w:id="158" w:author="quanzhen duan" w:date="2025-12-05T16:01:00Z">
        <w:del w:id="159" w:author="子睿 陈" w:date="2025-12-05T16:51:00Z">
          <w:r w:rsidDel="00795E3E">
            <w:rPr>
              <w:rFonts w:hint="eastAsia"/>
              <w:color w:val="FF0000"/>
              <w:sz w:val="28"/>
              <w:szCs w:val="32"/>
            </w:rPr>
            <w:delText>代码</w:delText>
          </w:r>
        </w:del>
        <w:r>
          <w:rPr>
            <w:rFonts w:hint="eastAsia"/>
            <w:color w:val="FF0000"/>
            <w:sz w:val="28"/>
            <w:szCs w:val="32"/>
          </w:rPr>
          <w:t>编译软件：</w:t>
        </w:r>
      </w:ins>
      <w:ins w:id="160" w:author="子睿 陈" w:date="2025-12-05T16:51:00Z">
        <w:r w:rsidR="00795E3E">
          <w:rPr>
            <w:rFonts w:hint="eastAsia"/>
            <w:color w:val="FF0000"/>
            <w:sz w:val="28"/>
            <w:szCs w:val="32"/>
          </w:rPr>
          <w:t>Keil</w:t>
        </w:r>
        <w:r w:rsidR="00795E3E">
          <w:rPr>
            <w:color w:val="FF0000"/>
            <w:sz w:val="28"/>
            <w:szCs w:val="32"/>
          </w:rPr>
          <w:t xml:space="preserve"> 5</w:t>
        </w:r>
      </w:ins>
    </w:p>
    <w:p w14:paraId="7C5F0C80" w14:textId="18326793" w:rsidR="00795E3E" w:rsidRDefault="006C5186" w:rsidP="001E465C">
      <w:pPr>
        <w:pStyle w:val="af4"/>
        <w:numPr>
          <w:ilvl w:val="6"/>
          <w:numId w:val="1"/>
        </w:numPr>
        <w:snapToGrid w:val="0"/>
        <w:spacing w:line="360" w:lineRule="auto"/>
        <w:ind w:left="442" w:firstLineChars="0" w:hanging="442"/>
        <w:jc w:val="left"/>
        <w:rPr>
          <w:ins w:id="161" w:author="quanzhen duan" w:date="2025-12-05T16:01:00Z"/>
          <w:color w:val="FF0000"/>
          <w:sz w:val="28"/>
          <w:szCs w:val="32"/>
        </w:rPr>
      </w:pPr>
      <w:ins w:id="162" w:author="子睿 陈" w:date="2025-12-05T16:52:00Z">
        <w:r>
          <w:rPr>
            <w:rFonts w:hint="eastAsia"/>
            <w:color w:val="FF0000"/>
            <w:sz w:val="28"/>
            <w:szCs w:val="32"/>
          </w:rPr>
          <w:t>上位机编程软件：Lab</w:t>
        </w:r>
        <w:r>
          <w:rPr>
            <w:color w:val="FF0000"/>
            <w:sz w:val="28"/>
            <w:szCs w:val="32"/>
          </w:rPr>
          <w:t>V</w:t>
        </w:r>
        <w:r>
          <w:rPr>
            <w:rFonts w:hint="eastAsia"/>
            <w:color w:val="FF0000"/>
            <w:sz w:val="28"/>
            <w:szCs w:val="32"/>
          </w:rPr>
          <w:t>iew</w:t>
        </w:r>
      </w:ins>
    </w:p>
    <w:p w14:paraId="3F005C24" w14:textId="77777777" w:rsidR="0009123C" w:rsidRDefault="001E465C">
      <w:pPr>
        <w:pStyle w:val="af4"/>
        <w:numPr>
          <w:ilvl w:val="6"/>
          <w:numId w:val="1"/>
        </w:numPr>
        <w:snapToGrid w:val="0"/>
        <w:spacing w:line="360" w:lineRule="auto"/>
        <w:ind w:left="442" w:firstLineChars="0" w:hanging="442"/>
        <w:jc w:val="left"/>
        <w:rPr>
          <w:ins w:id="163" w:author="子睿 陈" w:date="2025-12-05T17:14:00Z"/>
          <w:color w:val="FF0000"/>
          <w:sz w:val="28"/>
          <w:szCs w:val="32"/>
        </w:rPr>
      </w:pPr>
      <w:ins w:id="164" w:author="quanzhen duan" w:date="2025-12-05T16:01:00Z">
        <w:r>
          <w:rPr>
            <w:rFonts w:hint="eastAsia"/>
            <w:color w:val="FF0000"/>
            <w:sz w:val="28"/>
            <w:szCs w:val="32"/>
          </w:rPr>
          <w:t>代码存放路径：</w:t>
        </w:r>
      </w:ins>
      <w:ins w:id="165" w:author="子睿 陈" w:date="2025-12-05T16:51:00Z">
        <w:r w:rsidR="00795E3E" w:rsidDel="00795E3E">
          <w:rPr>
            <w:rFonts w:hint="eastAsia"/>
            <w:color w:val="FF0000"/>
            <w:sz w:val="28"/>
            <w:szCs w:val="32"/>
          </w:rPr>
          <w:t xml:space="preserve"> </w:t>
        </w:r>
      </w:ins>
    </w:p>
    <w:p w14:paraId="066FB4B8" w14:textId="056CEE58" w:rsidR="001E465C" w:rsidRPr="001B51D0" w:rsidRDefault="0009123C" w:rsidP="0009123C">
      <w:pPr>
        <w:pStyle w:val="af4"/>
        <w:snapToGrid w:val="0"/>
        <w:spacing w:line="360" w:lineRule="auto"/>
        <w:ind w:left="442" w:firstLineChars="0" w:firstLine="0"/>
        <w:jc w:val="left"/>
        <w:rPr>
          <w:color w:val="FF0000"/>
          <w:sz w:val="28"/>
          <w:szCs w:val="32"/>
          <w:rPrChange w:id="166" w:author="quanzhen duan" w:date="2025-12-05T16:00:00Z">
            <w:rPr/>
          </w:rPrChange>
        </w:rPr>
        <w:pPrChange w:id="167" w:author="子睿 陈" w:date="2025-12-05T17:14:00Z">
          <w:pPr>
            <w:snapToGrid w:val="0"/>
            <w:ind w:firstLine="398"/>
          </w:pPr>
        </w:pPrChange>
      </w:pPr>
      <w:ins w:id="168" w:author="子睿 陈" w:date="2025-12-05T17:14:00Z">
        <w:r w:rsidRPr="0009123C">
          <w:rPr>
            <w:color w:val="FF0000"/>
            <w:sz w:val="28"/>
            <w:szCs w:val="32"/>
          </w:rPr>
          <w:t>https://github.com/chen123-aa/capacity_detect-system</w:t>
        </w:r>
      </w:ins>
      <w:ins w:id="169" w:author="quanzhen duan" w:date="2025-12-05T16:01:00Z">
        <w:del w:id="170" w:author="子睿 陈" w:date="2025-12-05T16:51:00Z">
          <w:r w:rsidR="00B71814" w:rsidDel="00795E3E">
            <w:rPr>
              <w:rFonts w:hint="eastAsia"/>
              <w:color w:val="FF0000"/>
              <w:sz w:val="28"/>
              <w:szCs w:val="32"/>
            </w:rPr>
            <w:delText>.</w:delText>
          </w:r>
          <w:r w:rsidR="00B71814" w:rsidDel="00795E3E">
            <w:rPr>
              <w:color w:val="FF0000"/>
              <w:sz w:val="28"/>
              <w:szCs w:val="32"/>
            </w:rPr>
            <w:delText>/</w:delText>
          </w:r>
          <w:commentRangeEnd w:id="152"/>
          <w:r w:rsidR="00942AE2" w:rsidDel="00795E3E">
            <w:rPr>
              <w:rStyle w:val="af"/>
            </w:rPr>
            <w:commentReference w:id="152"/>
          </w:r>
        </w:del>
      </w:ins>
    </w:p>
    <w:sectPr w:rsidR="001E465C" w:rsidRPr="001B51D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quanzhen duan" w:date="2025-12-05T15:56:00Z" w:initials="qd">
    <w:p w14:paraId="21964931" w14:textId="6FC4B850" w:rsidR="00E74DB7" w:rsidRDefault="00E74DB7">
      <w:pPr>
        <w:pStyle w:val="a4"/>
      </w:pPr>
      <w:r>
        <w:rPr>
          <w:rStyle w:val="af"/>
        </w:rPr>
        <w:annotationRef/>
      </w:r>
      <w:r w:rsidR="005765E5">
        <w:rPr>
          <w:rFonts w:hint="eastAsia"/>
          <w:noProof/>
        </w:rPr>
        <w:t>里面字太小了，看不清楚，把字协大一些。</w:t>
      </w:r>
    </w:p>
  </w:comment>
  <w:comment w:id="16" w:author="quanzhen duan" w:date="2025-12-05T15:55:00Z" w:initials="qd">
    <w:p w14:paraId="79BC89DB" w14:textId="6BB99FFD" w:rsidR="00E74DB7" w:rsidRDefault="00E74DB7">
      <w:pPr>
        <w:pStyle w:val="a4"/>
      </w:pPr>
      <w:r>
        <w:rPr>
          <w:rStyle w:val="af"/>
        </w:rPr>
        <w:annotationRef/>
      </w:r>
      <w:r w:rsidR="005765E5">
        <w:rPr>
          <w:rFonts w:hint="eastAsia"/>
          <w:noProof/>
        </w:rPr>
        <w:t>请简单把每个部分采用的器件的型号进行补充。</w:t>
      </w:r>
    </w:p>
  </w:comment>
  <w:comment w:id="72" w:author="段权珍" w:date="2025-12-02T15:46:00Z" w:initials="">
    <w:p w14:paraId="727BC366" w14:textId="77777777" w:rsidR="00FF6AC4" w:rsidRDefault="00A653F3">
      <w:pPr>
        <w:pStyle w:val="a4"/>
      </w:pPr>
      <w:r>
        <w:rPr>
          <w:rFonts w:hint="eastAsia"/>
        </w:rPr>
        <w:t>后面都检查一下，用更加书面的表达</w:t>
      </w:r>
    </w:p>
  </w:comment>
  <w:comment w:id="73" w:author="段权珍" w:date="2025-12-02T15:47:00Z" w:initials="">
    <w:p w14:paraId="40191E69" w14:textId="77777777" w:rsidR="00FF6AC4" w:rsidRDefault="00A653F3">
      <w:pPr>
        <w:pStyle w:val="a4"/>
      </w:pPr>
      <w:r>
        <w:rPr>
          <w:rFonts w:hint="eastAsia"/>
        </w:rPr>
        <w:t>增加一个芯片的实际照片</w:t>
      </w:r>
    </w:p>
  </w:comment>
  <w:comment w:id="80" w:author="段权珍" w:date="2025-12-02T15:50:00Z" w:initials="">
    <w:p w14:paraId="0814F97D" w14:textId="77777777" w:rsidR="00FF6AC4" w:rsidRDefault="00A653F3">
      <w:pPr>
        <w:pStyle w:val="a4"/>
      </w:pPr>
      <w:r>
        <w:annotationRef/>
      </w:r>
    </w:p>
  </w:comment>
  <w:comment w:id="81" w:author="段权珍" w:date="2025-12-02T15:50:00Z" w:initials="">
    <w:p w14:paraId="022B15BE" w14:textId="77777777" w:rsidR="00FF6AC4" w:rsidRDefault="00A653F3">
      <w:pPr>
        <w:pStyle w:val="a4"/>
      </w:pPr>
      <w:r>
        <w:rPr>
          <w:rFonts w:hint="eastAsia"/>
        </w:rPr>
        <w:t>增加原理图的描述，很难看清楚他们之间的关系</w:t>
      </w:r>
    </w:p>
  </w:comment>
  <w:comment w:id="83" w:author="quanzhen duan" w:date="2025-12-05T16:07:00Z" w:initials="qd">
    <w:p w14:paraId="4065AA24" w14:textId="2CEC251A" w:rsidR="00F9667B" w:rsidRDefault="00F9667B">
      <w:pPr>
        <w:pStyle w:val="a4"/>
      </w:pPr>
      <w:r>
        <w:rPr>
          <w:rStyle w:val="af"/>
        </w:rPr>
        <w:annotationRef/>
      </w:r>
      <w:r w:rsidR="005765E5">
        <w:rPr>
          <w:rFonts w:hint="eastAsia"/>
          <w:noProof/>
        </w:rPr>
        <w:t>请补充电容的变化范围</w:t>
      </w:r>
    </w:p>
  </w:comment>
  <w:comment w:id="94" w:author="段权珍" w:date="2025-12-02T16:00:00Z" w:initials="">
    <w:p w14:paraId="3DE10E90" w14:textId="77777777" w:rsidR="00FF6AC4" w:rsidRDefault="00A653F3">
      <w:pPr>
        <w:pStyle w:val="a4"/>
      </w:pPr>
      <w:r>
        <w:rPr>
          <w:rFonts w:hint="eastAsia"/>
        </w:rPr>
        <w:t>附件在哪里？</w:t>
      </w:r>
    </w:p>
  </w:comment>
  <w:comment w:id="95" w:author="quanzhen duan" w:date="2025-12-05T16:03:00Z" w:initials="qd">
    <w:p w14:paraId="127077B5" w14:textId="0D2267D4" w:rsidR="00942AE2" w:rsidRDefault="00942AE2">
      <w:pPr>
        <w:pStyle w:val="a4"/>
      </w:pPr>
      <w:r>
        <w:rPr>
          <w:rStyle w:val="af"/>
        </w:rPr>
        <w:annotationRef/>
      </w:r>
      <w:r w:rsidR="005765E5">
        <w:rPr>
          <w:rFonts w:hint="eastAsia"/>
          <w:noProof/>
        </w:rPr>
        <w:t>我加了附件2，但是原来的附件2在哪里？</w:t>
      </w:r>
    </w:p>
  </w:comment>
  <w:comment w:id="125" w:author="quanzhen duan" w:date="2025-12-05T16:04:00Z" w:initials="qd">
    <w:p w14:paraId="69F4A423" w14:textId="4FF9E857" w:rsidR="00942AE2" w:rsidRDefault="00942AE2">
      <w:pPr>
        <w:pStyle w:val="a4"/>
      </w:pPr>
      <w:r>
        <w:rPr>
          <w:rStyle w:val="af"/>
        </w:rPr>
        <w:annotationRef/>
      </w:r>
      <w:r w:rsidR="005765E5">
        <w:rPr>
          <w:rFonts w:hint="eastAsia"/>
          <w:noProof/>
        </w:rPr>
        <w:t>原来的附件3在哪里？</w:t>
      </w:r>
    </w:p>
  </w:comment>
  <w:comment w:id="126" w:author="quanzhen duan" w:date="2025-12-05T16:02:00Z" w:initials="qd">
    <w:p w14:paraId="2A29C852" w14:textId="522B02B0" w:rsidR="00942AE2" w:rsidRDefault="00942AE2">
      <w:pPr>
        <w:pStyle w:val="a4"/>
      </w:pPr>
      <w:r>
        <w:rPr>
          <w:rStyle w:val="af"/>
        </w:rPr>
        <w:annotationRef/>
      </w:r>
      <w:r w:rsidR="005765E5">
        <w:rPr>
          <w:rFonts w:hint="eastAsia"/>
          <w:noProof/>
        </w:rPr>
        <w:t>增加一张包括P</w:t>
      </w:r>
      <w:r w:rsidR="005765E5">
        <w:rPr>
          <w:noProof/>
        </w:rPr>
        <w:t>CB</w:t>
      </w:r>
      <w:r w:rsidR="005765E5">
        <w:rPr>
          <w:rFonts w:hint="eastAsia"/>
          <w:noProof/>
        </w:rPr>
        <w:t>，单片机、串口及P</w:t>
      </w:r>
      <w:r w:rsidR="005765E5">
        <w:rPr>
          <w:noProof/>
        </w:rPr>
        <w:t>C</w:t>
      </w:r>
      <w:r w:rsidR="005765E5">
        <w:rPr>
          <w:rFonts w:hint="eastAsia"/>
          <w:noProof/>
        </w:rPr>
        <w:t>的图，并框起来说明（可用P</w:t>
      </w:r>
      <w:r w:rsidR="005765E5">
        <w:rPr>
          <w:noProof/>
        </w:rPr>
        <w:t>PT</w:t>
      </w:r>
      <w:r w:rsidR="005765E5">
        <w:rPr>
          <w:rFonts w:hint="eastAsia"/>
          <w:noProof/>
        </w:rPr>
        <w:t>画，把P</w:t>
      </w:r>
      <w:r w:rsidR="005765E5">
        <w:rPr>
          <w:noProof/>
        </w:rPr>
        <w:t>PT</w:t>
      </w:r>
      <w:r w:rsidR="005765E5">
        <w:rPr>
          <w:rFonts w:hint="eastAsia"/>
          <w:noProof/>
        </w:rPr>
        <w:t>原图一块给我）</w:t>
      </w:r>
    </w:p>
  </w:comment>
  <w:comment w:id="127" w:author="quanzhen duan" w:date="2025-12-05T15:50:00Z" w:initials="qd">
    <w:p w14:paraId="3C32526F" w14:textId="719134B4" w:rsidR="00DA3463" w:rsidRDefault="00DA3463">
      <w:pPr>
        <w:pStyle w:val="a4"/>
      </w:pPr>
      <w:r>
        <w:rPr>
          <w:rStyle w:val="af"/>
        </w:rPr>
        <w:annotationRef/>
      </w:r>
    </w:p>
  </w:comment>
  <w:comment w:id="128" w:author="段权珍" w:date="2025-12-02T15:53:00Z" w:initials="">
    <w:p w14:paraId="35BBC12D" w14:textId="77777777" w:rsidR="00FF6AC4" w:rsidRDefault="00A653F3">
      <w:pPr>
        <w:pStyle w:val="a4"/>
      </w:pPr>
      <w:r>
        <w:rPr>
          <w:rFonts w:hint="eastAsia"/>
        </w:rPr>
        <w:t>增加做好的系统图（拍个照片）</w:t>
      </w:r>
    </w:p>
  </w:comment>
  <w:comment w:id="129" w:author="段权珍" w:date="2025-12-02T16:02:00Z" w:initials="">
    <w:p w14:paraId="238B6B74" w14:textId="77777777" w:rsidR="00FF6AC4" w:rsidRDefault="00A653F3">
      <w:pPr>
        <w:pStyle w:val="a4"/>
      </w:pPr>
      <w:r>
        <w:rPr>
          <w:rFonts w:hint="eastAsia"/>
        </w:rPr>
        <w:t>好像只看到对于图6的描述，其他图呢，都需要详细说明结果，要尽量清晰准确</w:t>
      </w:r>
    </w:p>
  </w:comment>
  <w:comment w:id="130" w:author="段权珍" w:date="2025-12-02T15:54:00Z" w:initials="">
    <w:p w14:paraId="56BDFC2D" w14:textId="77777777" w:rsidR="00FF6AC4" w:rsidRDefault="00A653F3">
      <w:pPr>
        <w:pStyle w:val="a4"/>
      </w:pPr>
      <w:r>
        <w:rPr>
          <w:rFonts w:hint="eastAsia"/>
        </w:rPr>
        <w:t>增加一个附件，把每部分用的软件详细版本写清楚，并把所有代码付到后面（代码部分做注释）</w:t>
      </w:r>
    </w:p>
  </w:comment>
  <w:comment w:id="142" w:author="quanzhen duan" w:date="2025-12-05T16:05:00Z" w:initials="qd">
    <w:p w14:paraId="357F5C17" w14:textId="722F2F1B" w:rsidR="000246CF" w:rsidRDefault="000246CF">
      <w:pPr>
        <w:pStyle w:val="a4"/>
      </w:pPr>
      <w:r>
        <w:rPr>
          <w:rStyle w:val="af"/>
        </w:rPr>
        <w:annotationRef/>
      </w:r>
      <w:r w:rsidR="005765E5">
        <w:rPr>
          <w:rFonts w:hint="eastAsia"/>
          <w:noProof/>
        </w:rPr>
        <w:t>咋么没有看到4呢？</w:t>
      </w:r>
    </w:p>
  </w:comment>
  <w:comment w:id="152" w:author="quanzhen duan" w:date="2025-12-05T16:01:00Z" w:initials="qd">
    <w:p w14:paraId="54CB3341" w14:textId="121BE341" w:rsidR="00942AE2" w:rsidRDefault="00942AE2">
      <w:pPr>
        <w:pStyle w:val="a4"/>
      </w:pPr>
      <w:r>
        <w:rPr>
          <w:rStyle w:val="af"/>
        </w:rPr>
        <w:annotationRef/>
      </w:r>
      <w:r w:rsidR="005765E5">
        <w:rPr>
          <w:rFonts w:hint="eastAsia"/>
          <w:noProof/>
        </w:rPr>
        <w:t>请补充相关信息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964931" w15:done="0"/>
  <w15:commentEx w15:paraId="79BC89DB" w15:done="0"/>
  <w15:commentEx w15:paraId="727BC366" w15:done="0"/>
  <w15:commentEx w15:paraId="40191E69" w15:done="0"/>
  <w15:commentEx w15:paraId="0814F97D" w15:done="0"/>
  <w15:commentEx w15:paraId="022B15BE" w15:done="0"/>
  <w15:commentEx w15:paraId="4065AA24" w15:done="0"/>
  <w15:commentEx w15:paraId="3DE10E90" w15:done="0"/>
  <w15:commentEx w15:paraId="127077B5" w15:done="0"/>
  <w15:commentEx w15:paraId="69F4A423" w15:done="0"/>
  <w15:commentEx w15:paraId="2A29C852" w15:done="0"/>
  <w15:commentEx w15:paraId="3C32526F" w15:done="0"/>
  <w15:commentEx w15:paraId="35BBC12D" w15:done="0"/>
  <w15:commentEx w15:paraId="238B6B74" w15:done="0"/>
  <w15:commentEx w15:paraId="56BDFC2D" w15:done="0"/>
  <w15:commentEx w15:paraId="357F5C17" w15:done="0"/>
  <w15:commentEx w15:paraId="54CB33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D7F1D" w16cex:dateUtc="2025-12-05T07:56:00Z"/>
  <w16cex:commentExtensible w16cex:durableId="2CDD7EFA" w16cex:dateUtc="2025-12-05T07:55:00Z"/>
  <w16cex:commentExtensible w16cex:durableId="2CDD81BF" w16cex:dateUtc="2025-12-05T08:07:00Z"/>
  <w16cex:commentExtensible w16cex:durableId="2CDD80E8" w16cex:dateUtc="2025-12-05T08:03:00Z"/>
  <w16cex:commentExtensible w16cex:durableId="2CDD8101" w16cex:dateUtc="2025-12-05T08:04:00Z"/>
  <w16cex:commentExtensible w16cex:durableId="2CDD8094" w16cex:dateUtc="2025-12-05T08:02:00Z"/>
  <w16cex:commentExtensible w16cex:durableId="2CDD7DD5" w16cex:dateUtc="2025-12-05T07:50:00Z"/>
  <w16cex:commentExtensible w16cex:durableId="2CDD8130" w16cex:dateUtc="2025-12-05T08:05:00Z"/>
  <w16cex:commentExtensible w16cex:durableId="2CDD8073" w16cex:dateUtc="2025-12-05T0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964931" w16cid:durableId="2CDD7F1D"/>
  <w16cid:commentId w16cid:paraId="79BC89DB" w16cid:durableId="2CDD7EFA"/>
  <w16cid:commentId w16cid:paraId="727BC366" w16cid:durableId="2CD98D86"/>
  <w16cid:commentId w16cid:paraId="40191E69" w16cid:durableId="2CD98D87"/>
  <w16cid:commentId w16cid:paraId="0814F97D" w16cid:durableId="2CD98D8A"/>
  <w16cid:commentId w16cid:paraId="022B15BE" w16cid:durableId="2CD98D8B"/>
  <w16cid:commentId w16cid:paraId="4065AA24" w16cid:durableId="2CDD81BF"/>
  <w16cid:commentId w16cid:paraId="3DE10E90" w16cid:durableId="2CD98D8D"/>
  <w16cid:commentId w16cid:paraId="127077B5" w16cid:durableId="2CDD80E8"/>
  <w16cid:commentId w16cid:paraId="69F4A423" w16cid:durableId="2CDD8101"/>
  <w16cid:commentId w16cid:paraId="2A29C852" w16cid:durableId="2CDD8094"/>
  <w16cid:commentId w16cid:paraId="3C32526F" w16cid:durableId="2CDD7DD5"/>
  <w16cid:commentId w16cid:paraId="35BBC12D" w16cid:durableId="2CD98D8E"/>
  <w16cid:commentId w16cid:paraId="238B6B74" w16cid:durableId="2CD98D8F"/>
  <w16cid:commentId w16cid:paraId="56BDFC2D" w16cid:durableId="2CD98D90"/>
  <w16cid:commentId w16cid:paraId="357F5C17" w16cid:durableId="2CDD8130"/>
  <w16cid:commentId w16cid:paraId="54CB3341" w16cid:durableId="2CDD80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B1FCD" w14:textId="77777777" w:rsidR="00AC29C5" w:rsidRDefault="00AC29C5" w:rsidP="00010549">
      <w:r>
        <w:separator/>
      </w:r>
    </w:p>
  </w:endnote>
  <w:endnote w:type="continuationSeparator" w:id="0">
    <w:p w14:paraId="596B4ED4" w14:textId="77777777" w:rsidR="00AC29C5" w:rsidRDefault="00AC29C5" w:rsidP="00010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D85D8" w14:textId="77777777" w:rsidR="00AC29C5" w:rsidRDefault="00AC29C5" w:rsidP="00010549">
      <w:r>
        <w:separator/>
      </w:r>
    </w:p>
  </w:footnote>
  <w:footnote w:type="continuationSeparator" w:id="0">
    <w:p w14:paraId="2597B4D1" w14:textId="77777777" w:rsidR="00AC29C5" w:rsidRDefault="00AC29C5" w:rsidP="00010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C09CE"/>
    <w:multiLevelType w:val="hybridMultilevel"/>
    <w:tmpl w:val="A81247E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 w15:restartNumberingAfterBreak="0">
    <w:nsid w:val="165F6614"/>
    <w:multiLevelType w:val="multilevel"/>
    <w:tmpl w:val="165F6614"/>
    <w:lvl w:ilvl="0">
      <w:start w:val="1"/>
      <w:numFmt w:val="decimal"/>
      <w:lvlText w:val="(%1)"/>
      <w:lvlJc w:val="left"/>
      <w:pPr>
        <w:ind w:left="920" w:hanging="440"/>
      </w:pPr>
      <w:rPr>
        <w:rFonts w:cs="Times New Roman"/>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4A55731B"/>
    <w:multiLevelType w:val="hybridMultilevel"/>
    <w:tmpl w:val="684A4C74"/>
    <w:lvl w:ilvl="0" w:tplc="8D8250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quanzhen duan">
    <w15:presenceInfo w15:providerId="Windows Live" w15:userId="30f0eb545d400992"/>
  </w15:person>
  <w15:person w15:author="子睿 陈">
    <w15:presenceInfo w15:providerId="Windows Live" w15:userId="8cfa444286de28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344"/>
    <w:rsid w:val="0000643D"/>
    <w:rsid w:val="00010549"/>
    <w:rsid w:val="00016C4F"/>
    <w:rsid w:val="000246CF"/>
    <w:rsid w:val="00030607"/>
    <w:rsid w:val="000378DA"/>
    <w:rsid w:val="00050FE8"/>
    <w:rsid w:val="000642A0"/>
    <w:rsid w:val="00081204"/>
    <w:rsid w:val="0009123C"/>
    <w:rsid w:val="000A4F39"/>
    <w:rsid w:val="000F0F68"/>
    <w:rsid w:val="001007BF"/>
    <w:rsid w:val="00124372"/>
    <w:rsid w:val="00142F1B"/>
    <w:rsid w:val="001B51D0"/>
    <w:rsid w:val="001C51B8"/>
    <w:rsid w:val="001D1AFF"/>
    <w:rsid w:val="001E465C"/>
    <w:rsid w:val="001F19AE"/>
    <w:rsid w:val="00290046"/>
    <w:rsid w:val="002A4F7B"/>
    <w:rsid w:val="00300EEF"/>
    <w:rsid w:val="00303F4D"/>
    <w:rsid w:val="003225E4"/>
    <w:rsid w:val="003655A6"/>
    <w:rsid w:val="003D35C3"/>
    <w:rsid w:val="003E3F96"/>
    <w:rsid w:val="003E509A"/>
    <w:rsid w:val="00461522"/>
    <w:rsid w:val="0052085F"/>
    <w:rsid w:val="005765E5"/>
    <w:rsid w:val="005854AE"/>
    <w:rsid w:val="005A0344"/>
    <w:rsid w:val="0061587A"/>
    <w:rsid w:val="006460DD"/>
    <w:rsid w:val="006A32AA"/>
    <w:rsid w:val="006C5186"/>
    <w:rsid w:val="006E4118"/>
    <w:rsid w:val="00711FC4"/>
    <w:rsid w:val="007361BF"/>
    <w:rsid w:val="0074062F"/>
    <w:rsid w:val="007802A1"/>
    <w:rsid w:val="007803E8"/>
    <w:rsid w:val="007862D0"/>
    <w:rsid w:val="00795E3E"/>
    <w:rsid w:val="00842B7A"/>
    <w:rsid w:val="00864DB6"/>
    <w:rsid w:val="00886232"/>
    <w:rsid w:val="008873F1"/>
    <w:rsid w:val="008F3BAC"/>
    <w:rsid w:val="00920FE2"/>
    <w:rsid w:val="00931420"/>
    <w:rsid w:val="0093453C"/>
    <w:rsid w:val="00942AE2"/>
    <w:rsid w:val="009A5D8D"/>
    <w:rsid w:val="009B28F3"/>
    <w:rsid w:val="009C3489"/>
    <w:rsid w:val="00A5001B"/>
    <w:rsid w:val="00A653F3"/>
    <w:rsid w:val="00AA1F3F"/>
    <w:rsid w:val="00AC29C5"/>
    <w:rsid w:val="00AE6A3C"/>
    <w:rsid w:val="00AF1B86"/>
    <w:rsid w:val="00AF5738"/>
    <w:rsid w:val="00B00085"/>
    <w:rsid w:val="00B71814"/>
    <w:rsid w:val="00BB4314"/>
    <w:rsid w:val="00C0221E"/>
    <w:rsid w:val="00C067F7"/>
    <w:rsid w:val="00CA6EC1"/>
    <w:rsid w:val="00CC3940"/>
    <w:rsid w:val="00CD0586"/>
    <w:rsid w:val="00CD3FD6"/>
    <w:rsid w:val="00CD4207"/>
    <w:rsid w:val="00D12B03"/>
    <w:rsid w:val="00D97D96"/>
    <w:rsid w:val="00DA03BE"/>
    <w:rsid w:val="00DA3463"/>
    <w:rsid w:val="00E36731"/>
    <w:rsid w:val="00E74DB7"/>
    <w:rsid w:val="00EE435D"/>
    <w:rsid w:val="00F43F30"/>
    <w:rsid w:val="00F445D6"/>
    <w:rsid w:val="00F572CE"/>
    <w:rsid w:val="00F61162"/>
    <w:rsid w:val="00F9667B"/>
    <w:rsid w:val="00FC3D9C"/>
    <w:rsid w:val="00FE487A"/>
    <w:rsid w:val="00FF6AC4"/>
    <w:rsid w:val="04E401A2"/>
    <w:rsid w:val="0AB6228F"/>
    <w:rsid w:val="14EB2990"/>
    <w:rsid w:val="1820624A"/>
    <w:rsid w:val="18B929FB"/>
    <w:rsid w:val="3DF62FE3"/>
    <w:rsid w:val="63390A70"/>
    <w:rsid w:val="69D16A21"/>
    <w:rsid w:val="7B056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3769B0"/>
  <w15:docId w15:val="{771ED90B-18CE-490C-92BD-7F1F6218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FC3D9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C3D9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pPr>
      <w:jc w:val="left"/>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a">
    <w:name w:val="图片 字符"/>
    <w:basedOn w:val="a0"/>
    <w:link w:val="ab"/>
    <w:qFormat/>
    <w:locked/>
    <w:rPr>
      <w:color w:val="000000"/>
      <w:sz w:val="24"/>
    </w:rPr>
  </w:style>
  <w:style w:type="paragraph" w:customStyle="1" w:styleId="ab">
    <w:name w:val="图片"/>
    <w:basedOn w:val="a"/>
    <w:link w:val="aa"/>
    <w:qFormat/>
    <w:pPr>
      <w:jc w:val="center"/>
    </w:pPr>
    <w:rPr>
      <w:color w:val="000000"/>
      <w:sz w:val="24"/>
    </w:rPr>
  </w:style>
  <w:style w:type="character" w:customStyle="1" w:styleId="ac">
    <w:name w:val="论文正文 字符"/>
    <w:link w:val="ad"/>
    <w:qFormat/>
    <w:locked/>
    <w:rPr>
      <w:color w:val="000000"/>
      <w:sz w:val="24"/>
    </w:rPr>
  </w:style>
  <w:style w:type="paragraph" w:customStyle="1" w:styleId="ad">
    <w:name w:val="论文正文"/>
    <w:basedOn w:val="a"/>
    <w:link w:val="ac"/>
    <w:qFormat/>
    <w:pPr>
      <w:spacing w:line="400" w:lineRule="exact"/>
      <w:ind w:firstLineChars="200" w:firstLine="200"/>
    </w:pPr>
    <w:rPr>
      <w:color w:val="000000"/>
      <w:sz w:val="24"/>
    </w:rPr>
  </w:style>
  <w:style w:type="character" w:styleId="ae">
    <w:name w:val="Placeholder Text"/>
    <w:basedOn w:val="a0"/>
    <w:uiPriority w:val="99"/>
    <w:semiHidden/>
    <w:qFormat/>
    <w:rPr>
      <w:color w:val="808080"/>
    </w:rPr>
  </w:style>
  <w:style w:type="character" w:styleId="af">
    <w:name w:val="annotation reference"/>
    <w:basedOn w:val="a0"/>
    <w:uiPriority w:val="99"/>
    <w:semiHidden/>
    <w:unhideWhenUsed/>
    <w:rPr>
      <w:sz w:val="21"/>
      <w:szCs w:val="21"/>
    </w:rPr>
  </w:style>
  <w:style w:type="paragraph" w:styleId="af0">
    <w:name w:val="Normal (Web)"/>
    <w:basedOn w:val="a"/>
    <w:uiPriority w:val="99"/>
    <w:semiHidden/>
    <w:unhideWhenUsed/>
    <w:rsid w:val="00B00085"/>
    <w:rPr>
      <w:rFonts w:ascii="Times New Roman" w:hAnsi="Times New Roman" w:cs="Times New Roman"/>
      <w:sz w:val="24"/>
      <w:szCs w:val="24"/>
    </w:rPr>
  </w:style>
  <w:style w:type="character" w:customStyle="1" w:styleId="10">
    <w:name w:val="标题 1 字符"/>
    <w:basedOn w:val="a0"/>
    <w:link w:val="1"/>
    <w:uiPriority w:val="9"/>
    <w:rsid w:val="00FC3D9C"/>
    <w:rPr>
      <w:b/>
      <w:bCs/>
      <w:kern w:val="44"/>
      <w:sz w:val="44"/>
      <w:szCs w:val="44"/>
    </w:rPr>
  </w:style>
  <w:style w:type="character" w:customStyle="1" w:styleId="20">
    <w:name w:val="标题 2 字符"/>
    <w:basedOn w:val="a0"/>
    <w:link w:val="2"/>
    <w:uiPriority w:val="9"/>
    <w:rsid w:val="00FC3D9C"/>
    <w:rPr>
      <w:rFonts w:asciiTheme="majorHAnsi" w:eastAsiaTheme="majorEastAsia" w:hAnsiTheme="majorHAnsi" w:cstheme="majorBidi"/>
      <w:b/>
      <w:bCs/>
      <w:kern w:val="2"/>
      <w:sz w:val="32"/>
      <w:szCs w:val="32"/>
    </w:rPr>
  </w:style>
  <w:style w:type="paragraph" w:styleId="af1">
    <w:name w:val="annotation subject"/>
    <w:basedOn w:val="a4"/>
    <w:next w:val="a4"/>
    <w:link w:val="af2"/>
    <w:uiPriority w:val="99"/>
    <w:semiHidden/>
    <w:unhideWhenUsed/>
    <w:rsid w:val="00DA3463"/>
    <w:rPr>
      <w:b/>
      <w:bCs/>
    </w:rPr>
  </w:style>
  <w:style w:type="character" w:customStyle="1" w:styleId="a5">
    <w:name w:val="批注文字 字符"/>
    <w:basedOn w:val="a0"/>
    <w:link w:val="a4"/>
    <w:uiPriority w:val="99"/>
    <w:semiHidden/>
    <w:rsid w:val="00DA3463"/>
    <w:rPr>
      <w:kern w:val="2"/>
      <w:sz w:val="21"/>
      <w:szCs w:val="22"/>
    </w:rPr>
  </w:style>
  <w:style w:type="character" w:customStyle="1" w:styleId="af2">
    <w:name w:val="批注主题 字符"/>
    <w:basedOn w:val="a5"/>
    <w:link w:val="af1"/>
    <w:uiPriority w:val="99"/>
    <w:semiHidden/>
    <w:rsid w:val="00DA3463"/>
    <w:rPr>
      <w:b/>
      <w:bCs/>
      <w:kern w:val="2"/>
      <w:sz w:val="21"/>
      <w:szCs w:val="22"/>
    </w:rPr>
  </w:style>
  <w:style w:type="paragraph" w:styleId="af3">
    <w:name w:val="Revision"/>
    <w:hidden/>
    <w:uiPriority w:val="99"/>
    <w:semiHidden/>
    <w:rsid w:val="00DA3463"/>
    <w:rPr>
      <w:kern w:val="2"/>
      <w:sz w:val="21"/>
      <w:szCs w:val="22"/>
    </w:rPr>
  </w:style>
  <w:style w:type="paragraph" w:styleId="af4">
    <w:name w:val="List Paragraph"/>
    <w:basedOn w:val="a"/>
    <w:uiPriority w:val="99"/>
    <w:rsid w:val="0003060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0189">
      <w:bodyDiv w:val="1"/>
      <w:marLeft w:val="0"/>
      <w:marRight w:val="0"/>
      <w:marTop w:val="0"/>
      <w:marBottom w:val="0"/>
      <w:divBdr>
        <w:top w:val="none" w:sz="0" w:space="0" w:color="auto"/>
        <w:left w:val="none" w:sz="0" w:space="0" w:color="auto"/>
        <w:bottom w:val="none" w:sz="0" w:space="0" w:color="auto"/>
        <w:right w:val="none" w:sz="0" w:space="0" w:color="auto"/>
      </w:divBdr>
    </w:div>
    <w:div w:id="736173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A1C56-AE63-4554-8A2D-545FEA28D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29</Pages>
  <Words>2877</Words>
  <Characters>16399</Characters>
  <Application>Microsoft Office Word</Application>
  <DocSecurity>0</DocSecurity>
  <Lines>136</Lines>
  <Paragraphs>38</Paragraphs>
  <ScaleCrop>false</ScaleCrop>
  <Company/>
  <LinksUpToDate>false</LinksUpToDate>
  <CharactersWithSpaces>19238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子睿 陈</dc:creator>
  <cp:lastModifiedBy>子睿 陈</cp:lastModifiedBy>
  <cp:revision>4</cp:revision>
  <dcterms:created xsi:type="dcterms:W3CDTF">2025-12-05T08:48:00Z</dcterms:created>
  <dcterms:modified xsi:type="dcterms:W3CDTF">2025-12-05T09:14:00Z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eyJoZGlkIjoiOTA2NjdkM2U0MTYwOWIzYjMwMmM3YmRiMTU5YThmZDEiLCJ1c2VySWQiOiI0Njc0ODU1OTcifQ==</vt:lpwstr>
  </property>
  <property fmtid="{D5CDD505-2E9C-101B-9397-08002B2CF9AE}" pid="3" name="KSOProductBuildVer">
    <vt:lpwstr>2052-12.1.0.23542</vt:lpwstr>
  </property>
  <property fmtid="{D5CDD505-2E9C-101B-9397-08002B2CF9AE}" pid="4" name="ICV">
    <vt:lpwstr>EB8845925923497F91E35ED699AA3B28_12</vt:lpwstr>
  </property>
</Properties>
</file>